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4" w:name="_Toc393264661" w:displacedByCustomXml="next"/>
    <w:sdt>
      <w:sdtPr>
        <w:id w:val="-280191406"/>
        <w:docPartObj>
          <w:docPartGallery w:val="Cover Pages"/>
          <w:docPartUnique/>
        </w:docPartObj>
      </w:sdtPr>
      <w:sdtEndPr/>
      <w:sdtContent>
        <w:p w14:paraId="482B5F44" w14:textId="77777777" w:rsidR="00C53F80" w:rsidRDefault="00304353" w:rsidP="00A17855">
          <w:pPr>
            <w:spacing w:after="0" w:line="240" w:lineRule="auto"/>
          </w:pPr>
          <w:r>
            <w:rPr>
              <w:rFonts w:eastAsiaTheme="majorEastAsia" w:cstheme="majorBidi"/>
              <w:b/>
              <w:bCs/>
              <w:noProof/>
              <w:color w:val="FFFFFF" w:themeColor="background1"/>
              <w:sz w:val="28"/>
              <w:szCs w:val="28"/>
              <w:lang w:eastAsia="en-GB"/>
            </w:rPr>
            <mc:AlternateContent>
              <mc:Choice Requires="wps">
                <w:drawing>
                  <wp:anchor distT="0" distB="0" distL="114300" distR="114300" simplePos="0" relativeHeight="251661312" behindDoc="0" locked="0" layoutInCell="1" allowOverlap="1" wp14:anchorId="69A9F47C" wp14:editId="381516DC">
                    <wp:simplePos x="0" y="0"/>
                    <wp:positionH relativeFrom="column">
                      <wp:posOffset>200025</wp:posOffset>
                    </wp:positionH>
                    <wp:positionV relativeFrom="paragraph">
                      <wp:posOffset>4140200</wp:posOffset>
                    </wp:positionV>
                    <wp:extent cx="4619625" cy="4095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4619625" cy="409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18E2958" w14:textId="77777777" w:rsidR="005B73E6" w:rsidRPr="001F3E37" w:rsidRDefault="005B73E6" w:rsidP="00C53F80">
                                <w:pPr>
                                  <w:pStyle w:val="Subtitle"/>
                                </w:pPr>
                                <w:r>
                                  <w:t xml:space="preserve">School of </w:t>
                                </w:r>
                                <w:r w:rsidRPr="00C53F80">
                                  <w:t>Media</w:t>
                                </w:r>
                                <w:r>
                                  <w:t xml:space="preserve"> Arts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9A9F47C" id="_x0000_t202" coordsize="21600,21600" o:spt="202" path="m,l,21600r21600,l21600,xe">
                    <v:stroke joinstyle="miter"/>
                    <v:path gradientshapeok="t" o:connecttype="rect"/>
                  </v:shapetype>
                  <v:shape id="Text Box 3" o:spid="_x0000_s1026" type="#_x0000_t202" style="position:absolute;margin-left:15.75pt;margin-top:326pt;width:363.75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" fillcolor="white [3201]" strokecolor="white [3212]" strokeweight=".5pt">
                    <v:textbox>
                      <w:txbxContent>
                        <w:p w14:paraId="518E2958" w14:textId="77777777" w:rsidR="005B73E6" w:rsidRPr="001F3E37" w:rsidRDefault="005B73E6" w:rsidP="00C53F80">
                          <w:pPr>
                            <w:pStyle w:val="Subtitle"/>
                          </w:pPr>
                          <w:r>
                            <w:t xml:space="preserve">School of </w:t>
                          </w:r>
                          <w:r w:rsidRPr="00C53F80">
                            <w:t>Media</w:t>
                          </w:r>
                          <w:r>
                            <w:t xml:space="preserve"> Arts and Technology</w:t>
                          </w:r>
                        </w:p>
                      </w:txbxContent>
                    </v:textbox>
                  </v:shape>
                </w:pict>
              </mc:Fallback>
            </mc:AlternateContent>
          </w:r>
          <w:r w:rsidRPr="001F3E37">
            <w:rPr>
              <w:rFonts w:eastAsiaTheme="majorEastAsia" w:cstheme="majorBidi"/>
              <w:b/>
              <w:bCs/>
              <w:noProof/>
              <w:color w:val="FFFFFF" w:themeColor="background1"/>
              <w:sz w:val="28"/>
              <w:szCs w:val="28"/>
              <w:lang w:eastAsia="en-GB"/>
            </w:rPr>
            <mc:AlternateContent>
              <mc:Choice Requires="wps">
                <w:drawing>
                  <wp:anchor distT="45720" distB="45720" distL="114300" distR="114300" simplePos="0" relativeHeight="251660288" behindDoc="0" locked="0" layoutInCell="1" allowOverlap="1" wp14:anchorId="1C1AB949" wp14:editId="4842E44F">
                    <wp:simplePos x="0" y="0"/>
                    <wp:positionH relativeFrom="column">
                      <wp:posOffset>200025</wp:posOffset>
                    </wp:positionH>
                    <wp:positionV relativeFrom="paragraph">
                      <wp:posOffset>3673475</wp:posOffset>
                    </wp:positionV>
                    <wp:extent cx="6562725" cy="1404620"/>
                    <wp:effectExtent l="0" t="0" r="2857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chemeClr val="bg1"/>
                              </a:solidFill>
                              <a:miter lim="800000"/>
                              <a:headEnd/>
                              <a:tailEnd/>
                            </a:ln>
                          </wps:spPr>
                          <wps:txbx>
                            <w:txbxContent>
                              <w:p w14:paraId="4DE3B752" w14:textId="77777777" w:rsidR="005B73E6" w:rsidRDefault="005B73E6" w:rsidP="00C53F80">
                                <w:pPr>
                                  <w:pStyle w:val="Title"/>
                                </w:pPr>
                                <w:r>
                                  <w:t>BSc (Hons) Computer Games (Indie)</w:t>
                                </w:r>
                              </w:p>
                              <w:p w14:paraId="750EABED" w14:textId="77777777" w:rsidR="005B73E6" w:rsidRPr="001F3E37" w:rsidRDefault="005B73E6">
                                <w:pPr>
                                  <w:rPr>
                                    <w:sz w:val="40"/>
                                    <w:szCs w:val="4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C1AB949" id="Text Box 2" o:spid="_x0000_s1027" type="#_x0000_t202" style="position:absolute;margin-left:15.75pt;margin-top:289.25pt;width:516.7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" strokecolor="white [3212]">
                    <v:textbox style="mso-fit-shape-to-text:t">
                      <w:txbxContent>
                        <w:p w14:paraId="4DE3B752" w14:textId="77777777" w:rsidR="005B73E6" w:rsidRDefault="005B73E6" w:rsidP="00C53F80">
                          <w:pPr>
                            <w:pStyle w:val="Title"/>
                          </w:pPr>
                          <w:r>
                            <w:t>BSc (Hons) Computer Games (Indie)</w:t>
                          </w:r>
                        </w:p>
                        <w:p w14:paraId="750EABED" w14:textId="77777777" w:rsidR="005B73E6" w:rsidRPr="001F3E37" w:rsidRDefault="005B73E6">
                          <w:pPr>
                            <w:rPr>
                              <w:sz w:val="40"/>
                              <w:szCs w:val="40"/>
                            </w:rPr>
                          </w:pPr>
                        </w:p>
                      </w:txbxContent>
                    </v:textbox>
                    <w10:wrap type="square"/>
                  </v:shape>
                </w:pict>
              </mc:Fallback>
            </mc:AlternateContent>
          </w:r>
          <w:r w:rsidR="00B25876">
            <w:rPr>
              <w:b/>
              <w:noProof/>
              <w:sz w:val="24"/>
              <w:szCs w:val="24"/>
              <w:u w:val="single"/>
              <w:lang w:eastAsia="en-GB"/>
            </w:rPr>
            <w:drawing>
              <wp:anchor distT="0" distB="0" distL="114300" distR="114300" simplePos="0" relativeHeight="251659263" behindDoc="1" locked="0" layoutInCell="1" allowOverlap="1" wp14:anchorId="493D8CC8" wp14:editId="594EA594">
                <wp:simplePos x="0" y="0"/>
                <wp:positionH relativeFrom="page">
                  <wp:posOffset>35561</wp:posOffset>
                </wp:positionH>
                <wp:positionV relativeFrom="paragraph">
                  <wp:posOffset>-288</wp:posOffset>
                </wp:positionV>
                <wp:extent cx="7524512" cy="10639714"/>
                <wp:effectExtent l="0" t="0" r="635" b="0"/>
                <wp:wrapTight wrapText="bothSides">
                  <wp:wrapPolygon edited="0">
                    <wp:start x="0" y="0"/>
                    <wp:lineTo x="0" y="21542"/>
                    <wp:lineTo x="21547" y="21542"/>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 cover 2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27967" cy="10644600"/>
                        </a:xfrm>
                        <a:prstGeom prst="rect">
                          <a:avLst/>
                        </a:prstGeom>
                      </pic:spPr>
                    </pic:pic>
                  </a:graphicData>
                </a:graphic>
                <wp14:sizeRelH relativeFrom="page">
                  <wp14:pctWidth>0</wp14:pctWidth>
                </wp14:sizeRelH>
                <wp14:sizeRelV relativeFrom="page">
                  <wp14:pctHeight>0</wp14:pctHeight>
                </wp14:sizeRelV>
              </wp:anchor>
            </w:drawing>
          </w:r>
        </w:p>
      </w:sdtContent>
    </w:sdt>
    <w:bookmarkEnd w:id="4" w:displacedByCustomXml="prev"/>
    <w:p w14:paraId="423C6822" w14:textId="77777777" w:rsidR="00C53F80" w:rsidRDefault="00C53F80" w:rsidP="00C53F80">
      <w:pPr>
        <w:pStyle w:val="Heading1"/>
      </w:pPr>
      <w:bookmarkStart w:id="5" w:name="_Toc457379819"/>
      <w:r>
        <w:lastRenderedPageBreak/>
        <w:t>Contents</w:t>
      </w:r>
      <w:bookmarkEnd w:id="5"/>
    </w:p>
    <w:sdt>
      <w:sdtPr>
        <w:rPr>
          <w:b/>
          <w:bCs/>
        </w:rPr>
        <w:id w:val="1390084"/>
        <w:docPartObj>
          <w:docPartGallery w:val="Table of Contents"/>
          <w:docPartUnique/>
        </w:docPartObj>
      </w:sdtPr>
      <w:sdtEndPr>
        <w:rPr>
          <w:b w:val="0"/>
          <w:bCs w:val="0"/>
        </w:rPr>
      </w:sdtEndPr>
      <w:sdtContent>
        <w:p w14:paraId="2F585756" w14:textId="77777777" w:rsidR="00CC15B1" w:rsidRPr="00C53F80" w:rsidRDefault="00CC15B1" w:rsidP="00C53F80">
          <w:pPr>
            <w:pStyle w:val="ListParagraph"/>
            <w:numPr>
              <w:ilvl w:val="0"/>
              <w:numId w:val="0"/>
            </w:numPr>
            <w:spacing w:after="0" w:line="240" w:lineRule="auto"/>
            <w:ind w:left="360"/>
            <w:jc w:val="both"/>
            <w:rPr>
              <w:rFonts w:eastAsiaTheme="majorEastAsia" w:cstheme="majorBidi"/>
              <w:b/>
              <w:bCs/>
              <w:color w:val="F49B00" w:themeColor="accent2" w:themeShade="BF"/>
            </w:rPr>
          </w:pPr>
        </w:p>
        <w:p w14:paraId="114088B9" w14:textId="77777777" w:rsidR="00AC09F3" w:rsidRDefault="00E9719C">
          <w:pPr>
            <w:pStyle w:val="TOC1"/>
            <w:tabs>
              <w:tab w:val="right" w:leader="dot" w:pos="9016"/>
            </w:tabs>
            <w:rPr>
              <w:rFonts w:asciiTheme="minorHAnsi" w:eastAsiaTheme="minorEastAsia" w:hAnsiTheme="minorHAnsi"/>
              <w:noProof/>
              <w:lang w:eastAsia="en-GB"/>
            </w:rPr>
          </w:pPr>
          <w:r w:rsidRPr="004D630C">
            <w:fldChar w:fldCharType="begin"/>
          </w:r>
          <w:r w:rsidR="00CC15B1" w:rsidRPr="004D630C">
            <w:instrText xml:space="preserve"> TOC \o "1-3" \h \z \u </w:instrText>
          </w:r>
          <w:r w:rsidRPr="004D630C">
            <w:fldChar w:fldCharType="separate"/>
          </w:r>
          <w:hyperlink w:anchor="_Toc457379819" w:history="1">
            <w:r w:rsidR="00AC09F3" w:rsidRPr="002C5245">
              <w:rPr>
                <w:rStyle w:val="Hyperlink"/>
                <w:noProof/>
              </w:rPr>
              <w:t>Contents</w:t>
            </w:r>
            <w:r w:rsidR="00AC09F3">
              <w:rPr>
                <w:noProof/>
                <w:webHidden/>
              </w:rPr>
              <w:tab/>
            </w:r>
            <w:r w:rsidR="00AC09F3">
              <w:rPr>
                <w:noProof/>
                <w:webHidden/>
              </w:rPr>
              <w:fldChar w:fldCharType="begin"/>
            </w:r>
            <w:r w:rsidR="00AC09F3">
              <w:rPr>
                <w:noProof/>
                <w:webHidden/>
              </w:rPr>
              <w:instrText xml:space="preserve"> PAGEREF _Toc457379819 \h </w:instrText>
            </w:r>
            <w:r w:rsidR="00AC09F3">
              <w:rPr>
                <w:noProof/>
                <w:webHidden/>
              </w:rPr>
            </w:r>
            <w:r w:rsidR="00AC09F3">
              <w:rPr>
                <w:noProof/>
                <w:webHidden/>
              </w:rPr>
              <w:fldChar w:fldCharType="separate"/>
            </w:r>
            <w:r w:rsidR="00AC09F3">
              <w:rPr>
                <w:noProof/>
                <w:webHidden/>
              </w:rPr>
              <w:t>2</w:t>
            </w:r>
            <w:r w:rsidR="00AC09F3">
              <w:rPr>
                <w:noProof/>
                <w:webHidden/>
              </w:rPr>
              <w:fldChar w:fldCharType="end"/>
            </w:r>
          </w:hyperlink>
        </w:p>
        <w:p w14:paraId="73C9CF6F" w14:textId="77777777" w:rsidR="00AC09F3" w:rsidRDefault="00537F60">
          <w:pPr>
            <w:pStyle w:val="TOC1"/>
            <w:tabs>
              <w:tab w:val="right" w:leader="dot" w:pos="9016"/>
            </w:tabs>
            <w:rPr>
              <w:rFonts w:asciiTheme="minorHAnsi" w:eastAsiaTheme="minorEastAsia" w:hAnsiTheme="minorHAnsi"/>
              <w:noProof/>
              <w:lang w:eastAsia="en-GB"/>
            </w:rPr>
          </w:pPr>
          <w:hyperlink w:anchor="_Toc457379820" w:history="1">
            <w:r w:rsidR="00AC09F3" w:rsidRPr="002C5245">
              <w:rPr>
                <w:rStyle w:val="Hyperlink"/>
                <w:noProof/>
              </w:rPr>
              <w:t>WELCOME</w:t>
            </w:r>
            <w:r w:rsidR="00AC09F3">
              <w:rPr>
                <w:noProof/>
                <w:webHidden/>
              </w:rPr>
              <w:tab/>
            </w:r>
            <w:r w:rsidR="00AC09F3">
              <w:rPr>
                <w:noProof/>
                <w:webHidden/>
              </w:rPr>
              <w:fldChar w:fldCharType="begin"/>
            </w:r>
            <w:r w:rsidR="00AC09F3">
              <w:rPr>
                <w:noProof/>
                <w:webHidden/>
              </w:rPr>
              <w:instrText xml:space="preserve"> PAGEREF _Toc457379820 \h </w:instrText>
            </w:r>
            <w:r w:rsidR="00AC09F3">
              <w:rPr>
                <w:noProof/>
                <w:webHidden/>
              </w:rPr>
            </w:r>
            <w:r w:rsidR="00AC09F3">
              <w:rPr>
                <w:noProof/>
                <w:webHidden/>
              </w:rPr>
              <w:fldChar w:fldCharType="separate"/>
            </w:r>
            <w:r w:rsidR="00AC09F3">
              <w:rPr>
                <w:noProof/>
                <w:webHidden/>
              </w:rPr>
              <w:t>5</w:t>
            </w:r>
            <w:r w:rsidR="00AC09F3">
              <w:rPr>
                <w:noProof/>
                <w:webHidden/>
              </w:rPr>
              <w:fldChar w:fldCharType="end"/>
            </w:r>
          </w:hyperlink>
        </w:p>
        <w:p w14:paraId="2027D84D" w14:textId="77777777" w:rsidR="00AC09F3" w:rsidRDefault="00537F60">
          <w:pPr>
            <w:pStyle w:val="TOC2"/>
            <w:tabs>
              <w:tab w:val="right" w:leader="dot" w:pos="9016"/>
            </w:tabs>
            <w:rPr>
              <w:rFonts w:asciiTheme="minorHAnsi" w:eastAsiaTheme="minorEastAsia" w:hAnsiTheme="minorHAnsi"/>
              <w:noProof/>
              <w:lang w:eastAsia="en-GB"/>
            </w:rPr>
          </w:pPr>
          <w:hyperlink w:anchor="_Toc457379821" w:history="1">
            <w:r w:rsidR="00AC09F3" w:rsidRPr="002C5245">
              <w:rPr>
                <w:rStyle w:val="Hyperlink"/>
                <w:noProof/>
              </w:rPr>
              <w:t>Welcome from the Director of School</w:t>
            </w:r>
            <w:r w:rsidR="00AC09F3">
              <w:rPr>
                <w:noProof/>
                <w:webHidden/>
              </w:rPr>
              <w:tab/>
            </w:r>
            <w:r w:rsidR="00AC09F3">
              <w:rPr>
                <w:noProof/>
                <w:webHidden/>
              </w:rPr>
              <w:fldChar w:fldCharType="begin"/>
            </w:r>
            <w:r w:rsidR="00AC09F3">
              <w:rPr>
                <w:noProof/>
                <w:webHidden/>
              </w:rPr>
              <w:instrText xml:space="preserve"> PAGEREF _Toc457379821 \h </w:instrText>
            </w:r>
            <w:r w:rsidR="00AC09F3">
              <w:rPr>
                <w:noProof/>
                <w:webHidden/>
              </w:rPr>
            </w:r>
            <w:r w:rsidR="00AC09F3">
              <w:rPr>
                <w:noProof/>
                <w:webHidden/>
              </w:rPr>
              <w:fldChar w:fldCharType="separate"/>
            </w:r>
            <w:r w:rsidR="00AC09F3">
              <w:rPr>
                <w:noProof/>
                <w:webHidden/>
              </w:rPr>
              <w:t>5</w:t>
            </w:r>
            <w:r w:rsidR="00AC09F3">
              <w:rPr>
                <w:noProof/>
                <w:webHidden/>
              </w:rPr>
              <w:fldChar w:fldCharType="end"/>
            </w:r>
          </w:hyperlink>
        </w:p>
        <w:p w14:paraId="33A1C8EE" w14:textId="77777777" w:rsidR="00AC09F3" w:rsidRDefault="00537F60">
          <w:pPr>
            <w:pStyle w:val="TOC2"/>
            <w:tabs>
              <w:tab w:val="right" w:leader="dot" w:pos="9016"/>
            </w:tabs>
            <w:rPr>
              <w:rFonts w:asciiTheme="minorHAnsi" w:eastAsiaTheme="minorEastAsia" w:hAnsiTheme="minorHAnsi"/>
              <w:noProof/>
              <w:lang w:eastAsia="en-GB"/>
            </w:rPr>
          </w:pPr>
          <w:hyperlink w:anchor="_Toc457379822" w:history="1">
            <w:r w:rsidR="00AC09F3" w:rsidRPr="002C5245">
              <w:rPr>
                <w:rStyle w:val="Hyperlink"/>
                <w:noProof/>
              </w:rPr>
              <w:t>Welcome from the Course Leader</w:t>
            </w:r>
            <w:r w:rsidR="00AC09F3">
              <w:rPr>
                <w:noProof/>
                <w:webHidden/>
              </w:rPr>
              <w:tab/>
            </w:r>
            <w:r w:rsidR="00AC09F3">
              <w:rPr>
                <w:noProof/>
                <w:webHidden/>
              </w:rPr>
              <w:fldChar w:fldCharType="begin"/>
            </w:r>
            <w:r w:rsidR="00AC09F3">
              <w:rPr>
                <w:noProof/>
                <w:webHidden/>
              </w:rPr>
              <w:instrText xml:space="preserve"> PAGEREF _Toc457379822 \h </w:instrText>
            </w:r>
            <w:r w:rsidR="00AC09F3">
              <w:rPr>
                <w:noProof/>
                <w:webHidden/>
              </w:rPr>
            </w:r>
            <w:r w:rsidR="00AC09F3">
              <w:rPr>
                <w:noProof/>
                <w:webHidden/>
              </w:rPr>
              <w:fldChar w:fldCharType="separate"/>
            </w:r>
            <w:r w:rsidR="00AC09F3">
              <w:rPr>
                <w:noProof/>
                <w:webHidden/>
              </w:rPr>
              <w:t>8</w:t>
            </w:r>
            <w:r w:rsidR="00AC09F3">
              <w:rPr>
                <w:noProof/>
                <w:webHidden/>
              </w:rPr>
              <w:fldChar w:fldCharType="end"/>
            </w:r>
          </w:hyperlink>
        </w:p>
        <w:p w14:paraId="60A62CD3" w14:textId="77777777" w:rsidR="00AC09F3" w:rsidRDefault="00537F60">
          <w:pPr>
            <w:pStyle w:val="TOC3"/>
            <w:tabs>
              <w:tab w:val="right" w:leader="dot" w:pos="9016"/>
            </w:tabs>
            <w:rPr>
              <w:noProof/>
              <w:lang w:val="en-GB" w:eastAsia="en-GB"/>
            </w:rPr>
          </w:pPr>
          <w:hyperlink w:anchor="_Toc457379823" w:history="1">
            <w:r w:rsidR="00AC09F3" w:rsidRPr="002C5245">
              <w:rPr>
                <w:rStyle w:val="Hyperlink"/>
                <w:noProof/>
              </w:rPr>
              <w:t>We do not play games, we develop them.</w:t>
            </w:r>
            <w:r w:rsidR="00AC09F3">
              <w:rPr>
                <w:noProof/>
                <w:webHidden/>
              </w:rPr>
              <w:tab/>
            </w:r>
            <w:r w:rsidR="00AC09F3">
              <w:rPr>
                <w:noProof/>
                <w:webHidden/>
              </w:rPr>
              <w:fldChar w:fldCharType="begin"/>
            </w:r>
            <w:r w:rsidR="00AC09F3">
              <w:rPr>
                <w:noProof/>
                <w:webHidden/>
              </w:rPr>
              <w:instrText xml:space="preserve"> PAGEREF _Toc457379823 \h </w:instrText>
            </w:r>
            <w:r w:rsidR="00AC09F3">
              <w:rPr>
                <w:noProof/>
                <w:webHidden/>
              </w:rPr>
            </w:r>
            <w:r w:rsidR="00AC09F3">
              <w:rPr>
                <w:noProof/>
                <w:webHidden/>
              </w:rPr>
              <w:fldChar w:fldCharType="separate"/>
            </w:r>
            <w:r w:rsidR="00AC09F3">
              <w:rPr>
                <w:noProof/>
                <w:webHidden/>
              </w:rPr>
              <w:t>8</w:t>
            </w:r>
            <w:r w:rsidR="00AC09F3">
              <w:rPr>
                <w:noProof/>
                <w:webHidden/>
              </w:rPr>
              <w:fldChar w:fldCharType="end"/>
            </w:r>
          </w:hyperlink>
        </w:p>
        <w:p w14:paraId="621276BD" w14:textId="77777777" w:rsidR="00AC09F3" w:rsidRDefault="00537F60">
          <w:pPr>
            <w:pStyle w:val="TOC3"/>
            <w:tabs>
              <w:tab w:val="right" w:leader="dot" w:pos="9016"/>
            </w:tabs>
            <w:rPr>
              <w:noProof/>
              <w:lang w:val="en-GB" w:eastAsia="en-GB"/>
            </w:rPr>
          </w:pPr>
          <w:hyperlink w:anchor="_Toc457379824" w:history="1">
            <w:r w:rsidR="00AC09F3" w:rsidRPr="002C5245">
              <w:rPr>
                <w:rStyle w:val="Hyperlink"/>
                <w:rFonts w:ascii="Arial" w:eastAsia="Arial" w:hAnsi="Arial" w:cs="Arial"/>
                <w:noProof/>
              </w:rPr>
              <w:t>How to become a programmer:</w:t>
            </w:r>
            <w:r w:rsidR="00AC09F3">
              <w:rPr>
                <w:noProof/>
                <w:webHidden/>
              </w:rPr>
              <w:tab/>
            </w:r>
            <w:r w:rsidR="00AC09F3">
              <w:rPr>
                <w:noProof/>
                <w:webHidden/>
              </w:rPr>
              <w:fldChar w:fldCharType="begin"/>
            </w:r>
            <w:r w:rsidR="00AC09F3">
              <w:rPr>
                <w:noProof/>
                <w:webHidden/>
              </w:rPr>
              <w:instrText xml:space="preserve"> PAGEREF _Toc457379824 \h </w:instrText>
            </w:r>
            <w:r w:rsidR="00AC09F3">
              <w:rPr>
                <w:noProof/>
                <w:webHidden/>
              </w:rPr>
            </w:r>
            <w:r w:rsidR="00AC09F3">
              <w:rPr>
                <w:noProof/>
                <w:webHidden/>
              </w:rPr>
              <w:fldChar w:fldCharType="separate"/>
            </w:r>
            <w:r w:rsidR="00AC09F3">
              <w:rPr>
                <w:noProof/>
                <w:webHidden/>
              </w:rPr>
              <w:t>8</w:t>
            </w:r>
            <w:r w:rsidR="00AC09F3">
              <w:rPr>
                <w:noProof/>
                <w:webHidden/>
              </w:rPr>
              <w:fldChar w:fldCharType="end"/>
            </w:r>
          </w:hyperlink>
        </w:p>
        <w:p w14:paraId="79621390" w14:textId="77777777" w:rsidR="00AC09F3" w:rsidRDefault="00537F60">
          <w:pPr>
            <w:pStyle w:val="TOC3"/>
            <w:tabs>
              <w:tab w:val="right" w:leader="dot" w:pos="9016"/>
            </w:tabs>
            <w:rPr>
              <w:noProof/>
              <w:lang w:val="en-GB" w:eastAsia="en-GB"/>
            </w:rPr>
          </w:pPr>
          <w:hyperlink w:anchor="_Toc457379825" w:history="1">
            <w:r w:rsidR="00AC09F3" w:rsidRPr="002C5245">
              <w:rPr>
                <w:rStyle w:val="Hyperlink"/>
                <w:noProof/>
              </w:rPr>
              <w:t>Your competition</w:t>
            </w:r>
            <w:r w:rsidR="00AC09F3">
              <w:rPr>
                <w:noProof/>
                <w:webHidden/>
              </w:rPr>
              <w:tab/>
            </w:r>
            <w:r w:rsidR="00AC09F3">
              <w:rPr>
                <w:noProof/>
                <w:webHidden/>
              </w:rPr>
              <w:fldChar w:fldCharType="begin"/>
            </w:r>
            <w:r w:rsidR="00AC09F3">
              <w:rPr>
                <w:noProof/>
                <w:webHidden/>
              </w:rPr>
              <w:instrText xml:space="preserve"> PAGEREF _Toc457379825 \h </w:instrText>
            </w:r>
            <w:r w:rsidR="00AC09F3">
              <w:rPr>
                <w:noProof/>
                <w:webHidden/>
              </w:rPr>
            </w:r>
            <w:r w:rsidR="00AC09F3">
              <w:rPr>
                <w:noProof/>
                <w:webHidden/>
              </w:rPr>
              <w:fldChar w:fldCharType="separate"/>
            </w:r>
            <w:r w:rsidR="00AC09F3">
              <w:rPr>
                <w:noProof/>
                <w:webHidden/>
              </w:rPr>
              <w:t>8</w:t>
            </w:r>
            <w:r w:rsidR="00AC09F3">
              <w:rPr>
                <w:noProof/>
                <w:webHidden/>
              </w:rPr>
              <w:fldChar w:fldCharType="end"/>
            </w:r>
          </w:hyperlink>
        </w:p>
        <w:p w14:paraId="42957286" w14:textId="77777777" w:rsidR="00AC09F3" w:rsidRDefault="00537F60">
          <w:pPr>
            <w:pStyle w:val="TOC3"/>
            <w:tabs>
              <w:tab w:val="right" w:leader="dot" w:pos="9016"/>
            </w:tabs>
            <w:rPr>
              <w:noProof/>
              <w:lang w:val="en-GB" w:eastAsia="en-GB"/>
            </w:rPr>
          </w:pPr>
          <w:hyperlink w:anchor="_Toc457379826" w:history="1">
            <w:r w:rsidR="00AC09F3" w:rsidRPr="002C5245">
              <w:rPr>
                <w:rStyle w:val="Hyperlink"/>
                <w:noProof/>
              </w:rPr>
              <w:t>Some Advice</w:t>
            </w:r>
            <w:r w:rsidR="00AC09F3">
              <w:rPr>
                <w:noProof/>
                <w:webHidden/>
              </w:rPr>
              <w:tab/>
            </w:r>
            <w:r w:rsidR="00AC09F3">
              <w:rPr>
                <w:noProof/>
                <w:webHidden/>
              </w:rPr>
              <w:fldChar w:fldCharType="begin"/>
            </w:r>
            <w:r w:rsidR="00AC09F3">
              <w:rPr>
                <w:noProof/>
                <w:webHidden/>
              </w:rPr>
              <w:instrText xml:space="preserve"> PAGEREF _Toc457379826 \h </w:instrText>
            </w:r>
            <w:r w:rsidR="00AC09F3">
              <w:rPr>
                <w:noProof/>
                <w:webHidden/>
              </w:rPr>
            </w:r>
            <w:r w:rsidR="00AC09F3">
              <w:rPr>
                <w:noProof/>
                <w:webHidden/>
              </w:rPr>
              <w:fldChar w:fldCharType="separate"/>
            </w:r>
            <w:r w:rsidR="00AC09F3">
              <w:rPr>
                <w:noProof/>
                <w:webHidden/>
              </w:rPr>
              <w:t>9</w:t>
            </w:r>
            <w:r w:rsidR="00AC09F3">
              <w:rPr>
                <w:noProof/>
                <w:webHidden/>
              </w:rPr>
              <w:fldChar w:fldCharType="end"/>
            </w:r>
          </w:hyperlink>
        </w:p>
        <w:p w14:paraId="7A575837" w14:textId="77777777" w:rsidR="00AC09F3" w:rsidRDefault="00537F60">
          <w:pPr>
            <w:pStyle w:val="TOC2"/>
            <w:tabs>
              <w:tab w:val="right" w:leader="dot" w:pos="9016"/>
            </w:tabs>
            <w:rPr>
              <w:rFonts w:asciiTheme="minorHAnsi" w:eastAsiaTheme="minorEastAsia" w:hAnsiTheme="minorHAnsi"/>
              <w:noProof/>
              <w:lang w:eastAsia="en-GB"/>
            </w:rPr>
          </w:pPr>
          <w:hyperlink w:anchor="_Toc457379827" w:history="1">
            <w:r w:rsidR="00AC09F3" w:rsidRPr="002C5245">
              <w:rPr>
                <w:rStyle w:val="Hyperlink"/>
                <w:noProof/>
              </w:rPr>
              <w:t>What if this course isn’t for you?</w:t>
            </w:r>
            <w:r w:rsidR="00AC09F3">
              <w:rPr>
                <w:noProof/>
                <w:webHidden/>
              </w:rPr>
              <w:tab/>
            </w:r>
            <w:r w:rsidR="00AC09F3">
              <w:rPr>
                <w:noProof/>
                <w:webHidden/>
              </w:rPr>
              <w:fldChar w:fldCharType="begin"/>
            </w:r>
            <w:r w:rsidR="00AC09F3">
              <w:rPr>
                <w:noProof/>
                <w:webHidden/>
              </w:rPr>
              <w:instrText xml:space="preserve"> PAGEREF _Toc457379827 \h </w:instrText>
            </w:r>
            <w:r w:rsidR="00AC09F3">
              <w:rPr>
                <w:noProof/>
                <w:webHidden/>
              </w:rPr>
            </w:r>
            <w:r w:rsidR="00AC09F3">
              <w:rPr>
                <w:noProof/>
                <w:webHidden/>
              </w:rPr>
              <w:fldChar w:fldCharType="separate"/>
            </w:r>
            <w:r w:rsidR="00AC09F3">
              <w:rPr>
                <w:noProof/>
                <w:webHidden/>
              </w:rPr>
              <w:t>10</w:t>
            </w:r>
            <w:r w:rsidR="00AC09F3">
              <w:rPr>
                <w:noProof/>
                <w:webHidden/>
              </w:rPr>
              <w:fldChar w:fldCharType="end"/>
            </w:r>
          </w:hyperlink>
        </w:p>
        <w:p w14:paraId="03E03882" w14:textId="77777777" w:rsidR="00AC09F3" w:rsidRDefault="00537F60">
          <w:pPr>
            <w:pStyle w:val="TOC3"/>
            <w:tabs>
              <w:tab w:val="right" w:leader="dot" w:pos="9016"/>
            </w:tabs>
            <w:rPr>
              <w:noProof/>
              <w:lang w:val="en-GB" w:eastAsia="en-GB"/>
            </w:rPr>
          </w:pPr>
          <w:hyperlink w:anchor="_Toc457379828" w:history="1">
            <w:r w:rsidR="00AC09F3" w:rsidRPr="002C5245">
              <w:rPr>
                <w:rStyle w:val="Hyperlink"/>
                <w:noProof/>
              </w:rPr>
              <w:t>This isn’t a course for everyone</w:t>
            </w:r>
            <w:r w:rsidR="00AC09F3">
              <w:rPr>
                <w:noProof/>
                <w:webHidden/>
              </w:rPr>
              <w:tab/>
            </w:r>
            <w:r w:rsidR="00AC09F3">
              <w:rPr>
                <w:noProof/>
                <w:webHidden/>
              </w:rPr>
              <w:fldChar w:fldCharType="begin"/>
            </w:r>
            <w:r w:rsidR="00AC09F3">
              <w:rPr>
                <w:noProof/>
                <w:webHidden/>
              </w:rPr>
              <w:instrText xml:space="preserve"> PAGEREF _Toc457379828 \h </w:instrText>
            </w:r>
            <w:r w:rsidR="00AC09F3">
              <w:rPr>
                <w:noProof/>
                <w:webHidden/>
              </w:rPr>
            </w:r>
            <w:r w:rsidR="00AC09F3">
              <w:rPr>
                <w:noProof/>
                <w:webHidden/>
              </w:rPr>
              <w:fldChar w:fldCharType="separate"/>
            </w:r>
            <w:r w:rsidR="00AC09F3">
              <w:rPr>
                <w:noProof/>
                <w:webHidden/>
              </w:rPr>
              <w:t>10</w:t>
            </w:r>
            <w:r w:rsidR="00AC09F3">
              <w:rPr>
                <w:noProof/>
                <w:webHidden/>
              </w:rPr>
              <w:fldChar w:fldCharType="end"/>
            </w:r>
          </w:hyperlink>
        </w:p>
        <w:p w14:paraId="4BE496E3" w14:textId="77777777" w:rsidR="00AC09F3" w:rsidRDefault="00537F60">
          <w:pPr>
            <w:pStyle w:val="TOC2"/>
            <w:tabs>
              <w:tab w:val="right" w:leader="dot" w:pos="9016"/>
            </w:tabs>
            <w:rPr>
              <w:rFonts w:asciiTheme="minorHAnsi" w:eastAsiaTheme="minorEastAsia" w:hAnsiTheme="minorHAnsi"/>
              <w:noProof/>
              <w:lang w:eastAsia="en-GB"/>
            </w:rPr>
          </w:pPr>
          <w:hyperlink w:anchor="_Toc457379829" w:history="1">
            <w:r w:rsidR="00AC09F3" w:rsidRPr="002C5245">
              <w:rPr>
                <w:rStyle w:val="Hyperlink"/>
                <w:noProof/>
              </w:rPr>
              <w:t>What type of information is in the handbook</w:t>
            </w:r>
            <w:r w:rsidR="00AC09F3">
              <w:rPr>
                <w:noProof/>
                <w:webHidden/>
              </w:rPr>
              <w:tab/>
            </w:r>
            <w:r w:rsidR="00AC09F3">
              <w:rPr>
                <w:noProof/>
                <w:webHidden/>
              </w:rPr>
              <w:fldChar w:fldCharType="begin"/>
            </w:r>
            <w:r w:rsidR="00AC09F3">
              <w:rPr>
                <w:noProof/>
                <w:webHidden/>
              </w:rPr>
              <w:instrText xml:space="preserve"> PAGEREF _Toc457379829 \h </w:instrText>
            </w:r>
            <w:r w:rsidR="00AC09F3">
              <w:rPr>
                <w:noProof/>
                <w:webHidden/>
              </w:rPr>
            </w:r>
            <w:r w:rsidR="00AC09F3">
              <w:rPr>
                <w:noProof/>
                <w:webHidden/>
              </w:rPr>
              <w:fldChar w:fldCharType="separate"/>
            </w:r>
            <w:r w:rsidR="00AC09F3">
              <w:rPr>
                <w:noProof/>
                <w:webHidden/>
              </w:rPr>
              <w:t>11</w:t>
            </w:r>
            <w:r w:rsidR="00AC09F3">
              <w:rPr>
                <w:noProof/>
                <w:webHidden/>
              </w:rPr>
              <w:fldChar w:fldCharType="end"/>
            </w:r>
          </w:hyperlink>
        </w:p>
        <w:p w14:paraId="1B7D5D21" w14:textId="77777777" w:rsidR="00AC09F3" w:rsidRDefault="00537F60">
          <w:pPr>
            <w:pStyle w:val="TOC3"/>
            <w:tabs>
              <w:tab w:val="right" w:leader="dot" w:pos="9016"/>
            </w:tabs>
            <w:rPr>
              <w:noProof/>
              <w:lang w:val="en-GB" w:eastAsia="en-GB"/>
            </w:rPr>
          </w:pPr>
          <w:hyperlink w:anchor="_Toc457379830" w:history="1">
            <w:r w:rsidR="00AC09F3" w:rsidRPr="002C5245">
              <w:rPr>
                <w:rStyle w:val="Hyperlink"/>
                <w:noProof/>
              </w:rPr>
              <w:t>Comment</w:t>
            </w:r>
            <w:r w:rsidR="00AC09F3">
              <w:rPr>
                <w:noProof/>
                <w:webHidden/>
              </w:rPr>
              <w:tab/>
            </w:r>
            <w:r w:rsidR="00AC09F3">
              <w:rPr>
                <w:noProof/>
                <w:webHidden/>
              </w:rPr>
              <w:fldChar w:fldCharType="begin"/>
            </w:r>
            <w:r w:rsidR="00AC09F3">
              <w:rPr>
                <w:noProof/>
                <w:webHidden/>
              </w:rPr>
              <w:instrText xml:space="preserve"> PAGEREF _Toc457379830 \h </w:instrText>
            </w:r>
            <w:r w:rsidR="00AC09F3">
              <w:rPr>
                <w:noProof/>
                <w:webHidden/>
              </w:rPr>
            </w:r>
            <w:r w:rsidR="00AC09F3">
              <w:rPr>
                <w:noProof/>
                <w:webHidden/>
              </w:rPr>
              <w:fldChar w:fldCharType="separate"/>
            </w:r>
            <w:r w:rsidR="00AC09F3">
              <w:rPr>
                <w:noProof/>
                <w:webHidden/>
              </w:rPr>
              <w:t>11</w:t>
            </w:r>
            <w:r w:rsidR="00AC09F3">
              <w:rPr>
                <w:noProof/>
                <w:webHidden/>
              </w:rPr>
              <w:fldChar w:fldCharType="end"/>
            </w:r>
          </w:hyperlink>
        </w:p>
        <w:p w14:paraId="336A8C96" w14:textId="77777777" w:rsidR="00AC09F3" w:rsidRDefault="00537F60">
          <w:pPr>
            <w:pStyle w:val="TOC2"/>
            <w:tabs>
              <w:tab w:val="right" w:leader="dot" w:pos="9016"/>
            </w:tabs>
            <w:rPr>
              <w:rFonts w:asciiTheme="minorHAnsi" w:eastAsiaTheme="minorEastAsia" w:hAnsiTheme="minorHAnsi"/>
              <w:noProof/>
              <w:lang w:eastAsia="en-GB"/>
            </w:rPr>
          </w:pPr>
          <w:hyperlink w:anchor="_Toc457379831" w:history="1">
            <w:r w:rsidR="00AC09F3" w:rsidRPr="002C5245">
              <w:rPr>
                <w:rStyle w:val="Hyperlink"/>
                <w:noProof/>
              </w:rPr>
              <w:t>Who’s who on the Computer Games Indie Course</w:t>
            </w:r>
            <w:r w:rsidR="00AC09F3">
              <w:rPr>
                <w:noProof/>
                <w:webHidden/>
              </w:rPr>
              <w:tab/>
            </w:r>
            <w:r w:rsidR="00AC09F3">
              <w:rPr>
                <w:noProof/>
                <w:webHidden/>
              </w:rPr>
              <w:fldChar w:fldCharType="begin"/>
            </w:r>
            <w:r w:rsidR="00AC09F3">
              <w:rPr>
                <w:noProof/>
                <w:webHidden/>
              </w:rPr>
              <w:instrText xml:space="preserve"> PAGEREF _Toc457379831 \h </w:instrText>
            </w:r>
            <w:r w:rsidR="00AC09F3">
              <w:rPr>
                <w:noProof/>
                <w:webHidden/>
              </w:rPr>
            </w:r>
            <w:r w:rsidR="00AC09F3">
              <w:rPr>
                <w:noProof/>
                <w:webHidden/>
              </w:rPr>
              <w:fldChar w:fldCharType="separate"/>
            </w:r>
            <w:r w:rsidR="00AC09F3">
              <w:rPr>
                <w:noProof/>
                <w:webHidden/>
              </w:rPr>
              <w:t>12</w:t>
            </w:r>
            <w:r w:rsidR="00AC09F3">
              <w:rPr>
                <w:noProof/>
                <w:webHidden/>
              </w:rPr>
              <w:fldChar w:fldCharType="end"/>
            </w:r>
          </w:hyperlink>
        </w:p>
        <w:p w14:paraId="19A028EA" w14:textId="77777777" w:rsidR="00AC09F3" w:rsidRDefault="00537F60">
          <w:pPr>
            <w:pStyle w:val="TOC3"/>
            <w:tabs>
              <w:tab w:val="right" w:leader="dot" w:pos="9016"/>
            </w:tabs>
            <w:rPr>
              <w:noProof/>
              <w:lang w:val="en-GB" w:eastAsia="en-GB"/>
            </w:rPr>
          </w:pPr>
          <w:hyperlink w:anchor="_Toc457379832" w:history="1">
            <w:r w:rsidR="00AC09F3" w:rsidRPr="002C5245">
              <w:rPr>
                <w:rStyle w:val="Hyperlink"/>
                <w:noProof/>
              </w:rPr>
              <w:t>The Artists</w:t>
            </w:r>
            <w:r w:rsidR="00AC09F3">
              <w:rPr>
                <w:noProof/>
                <w:webHidden/>
              </w:rPr>
              <w:tab/>
            </w:r>
            <w:r w:rsidR="00AC09F3">
              <w:rPr>
                <w:noProof/>
                <w:webHidden/>
              </w:rPr>
              <w:fldChar w:fldCharType="begin"/>
            </w:r>
            <w:r w:rsidR="00AC09F3">
              <w:rPr>
                <w:noProof/>
                <w:webHidden/>
              </w:rPr>
              <w:instrText xml:space="preserve"> PAGEREF _Toc457379832 \h </w:instrText>
            </w:r>
            <w:r w:rsidR="00AC09F3">
              <w:rPr>
                <w:noProof/>
                <w:webHidden/>
              </w:rPr>
            </w:r>
            <w:r w:rsidR="00AC09F3">
              <w:rPr>
                <w:noProof/>
                <w:webHidden/>
              </w:rPr>
              <w:fldChar w:fldCharType="separate"/>
            </w:r>
            <w:r w:rsidR="00AC09F3">
              <w:rPr>
                <w:noProof/>
                <w:webHidden/>
              </w:rPr>
              <w:t>13</w:t>
            </w:r>
            <w:r w:rsidR="00AC09F3">
              <w:rPr>
                <w:noProof/>
                <w:webHidden/>
              </w:rPr>
              <w:fldChar w:fldCharType="end"/>
            </w:r>
          </w:hyperlink>
        </w:p>
        <w:p w14:paraId="304E6B5B" w14:textId="77777777" w:rsidR="00AC09F3" w:rsidRDefault="00537F60">
          <w:pPr>
            <w:pStyle w:val="TOC3"/>
            <w:tabs>
              <w:tab w:val="right" w:leader="dot" w:pos="9016"/>
            </w:tabs>
            <w:rPr>
              <w:noProof/>
              <w:lang w:val="en-GB" w:eastAsia="en-GB"/>
            </w:rPr>
          </w:pPr>
          <w:hyperlink w:anchor="_Toc457379833" w:history="1">
            <w:r w:rsidR="00AC09F3" w:rsidRPr="002C5245">
              <w:rPr>
                <w:rStyle w:val="Hyperlink"/>
                <w:noProof/>
              </w:rPr>
              <w:t>Computing Staff</w:t>
            </w:r>
            <w:r w:rsidR="00AC09F3">
              <w:rPr>
                <w:noProof/>
                <w:webHidden/>
              </w:rPr>
              <w:tab/>
            </w:r>
            <w:r w:rsidR="00AC09F3">
              <w:rPr>
                <w:noProof/>
                <w:webHidden/>
              </w:rPr>
              <w:fldChar w:fldCharType="begin"/>
            </w:r>
            <w:r w:rsidR="00AC09F3">
              <w:rPr>
                <w:noProof/>
                <w:webHidden/>
              </w:rPr>
              <w:instrText xml:space="preserve"> PAGEREF _Toc457379833 \h </w:instrText>
            </w:r>
            <w:r w:rsidR="00AC09F3">
              <w:rPr>
                <w:noProof/>
                <w:webHidden/>
              </w:rPr>
            </w:r>
            <w:r w:rsidR="00AC09F3">
              <w:rPr>
                <w:noProof/>
                <w:webHidden/>
              </w:rPr>
              <w:fldChar w:fldCharType="separate"/>
            </w:r>
            <w:r w:rsidR="00AC09F3">
              <w:rPr>
                <w:noProof/>
                <w:webHidden/>
              </w:rPr>
              <w:t>13</w:t>
            </w:r>
            <w:r w:rsidR="00AC09F3">
              <w:rPr>
                <w:noProof/>
                <w:webHidden/>
              </w:rPr>
              <w:fldChar w:fldCharType="end"/>
            </w:r>
          </w:hyperlink>
        </w:p>
        <w:p w14:paraId="4B794D70" w14:textId="77777777" w:rsidR="00AC09F3" w:rsidRDefault="00537F60">
          <w:pPr>
            <w:pStyle w:val="TOC2"/>
            <w:tabs>
              <w:tab w:val="right" w:leader="dot" w:pos="9016"/>
            </w:tabs>
            <w:rPr>
              <w:rFonts w:asciiTheme="minorHAnsi" w:eastAsiaTheme="minorEastAsia" w:hAnsiTheme="minorHAnsi"/>
              <w:noProof/>
              <w:lang w:eastAsia="en-GB"/>
            </w:rPr>
          </w:pPr>
          <w:hyperlink w:anchor="_Toc457379834" w:history="1">
            <w:r w:rsidR="00AC09F3" w:rsidRPr="002C5245">
              <w:rPr>
                <w:rStyle w:val="Hyperlink"/>
                <w:noProof/>
              </w:rPr>
              <w:t>How will we communicate with you</w:t>
            </w:r>
            <w:r w:rsidR="00AC09F3">
              <w:rPr>
                <w:noProof/>
                <w:webHidden/>
              </w:rPr>
              <w:tab/>
            </w:r>
            <w:r w:rsidR="00AC09F3">
              <w:rPr>
                <w:noProof/>
                <w:webHidden/>
              </w:rPr>
              <w:fldChar w:fldCharType="begin"/>
            </w:r>
            <w:r w:rsidR="00AC09F3">
              <w:rPr>
                <w:noProof/>
                <w:webHidden/>
              </w:rPr>
              <w:instrText xml:space="preserve"> PAGEREF _Toc457379834 \h </w:instrText>
            </w:r>
            <w:r w:rsidR="00AC09F3">
              <w:rPr>
                <w:noProof/>
                <w:webHidden/>
              </w:rPr>
            </w:r>
            <w:r w:rsidR="00AC09F3">
              <w:rPr>
                <w:noProof/>
                <w:webHidden/>
              </w:rPr>
              <w:fldChar w:fldCharType="separate"/>
            </w:r>
            <w:r w:rsidR="00AC09F3">
              <w:rPr>
                <w:noProof/>
                <w:webHidden/>
              </w:rPr>
              <w:t>14</w:t>
            </w:r>
            <w:r w:rsidR="00AC09F3">
              <w:rPr>
                <w:noProof/>
                <w:webHidden/>
              </w:rPr>
              <w:fldChar w:fldCharType="end"/>
            </w:r>
          </w:hyperlink>
        </w:p>
        <w:p w14:paraId="079C9131" w14:textId="77777777" w:rsidR="00AC09F3" w:rsidRDefault="00537F60">
          <w:pPr>
            <w:pStyle w:val="TOC1"/>
            <w:tabs>
              <w:tab w:val="right" w:leader="dot" w:pos="9016"/>
            </w:tabs>
            <w:rPr>
              <w:rFonts w:asciiTheme="minorHAnsi" w:eastAsiaTheme="minorEastAsia" w:hAnsiTheme="minorHAnsi"/>
              <w:noProof/>
              <w:lang w:eastAsia="en-GB"/>
            </w:rPr>
          </w:pPr>
          <w:hyperlink w:anchor="_Toc457379835" w:history="1">
            <w:r w:rsidR="00AC09F3" w:rsidRPr="002C5245">
              <w:rPr>
                <w:rStyle w:val="Hyperlink"/>
                <w:noProof/>
              </w:rPr>
              <w:t>KEY INFORMATION ABOUT THE ACADEMIC YEAR &amp; TIMETABLES</w:t>
            </w:r>
            <w:r w:rsidR="00AC09F3">
              <w:rPr>
                <w:noProof/>
                <w:webHidden/>
              </w:rPr>
              <w:tab/>
            </w:r>
            <w:r w:rsidR="00AC09F3">
              <w:rPr>
                <w:noProof/>
                <w:webHidden/>
              </w:rPr>
              <w:fldChar w:fldCharType="begin"/>
            </w:r>
            <w:r w:rsidR="00AC09F3">
              <w:rPr>
                <w:noProof/>
                <w:webHidden/>
              </w:rPr>
              <w:instrText xml:space="preserve"> PAGEREF _Toc457379835 \h </w:instrText>
            </w:r>
            <w:r w:rsidR="00AC09F3">
              <w:rPr>
                <w:noProof/>
                <w:webHidden/>
              </w:rPr>
            </w:r>
            <w:r w:rsidR="00AC09F3">
              <w:rPr>
                <w:noProof/>
                <w:webHidden/>
              </w:rPr>
              <w:fldChar w:fldCharType="separate"/>
            </w:r>
            <w:r w:rsidR="00AC09F3">
              <w:rPr>
                <w:noProof/>
                <w:webHidden/>
              </w:rPr>
              <w:t>15</w:t>
            </w:r>
            <w:r w:rsidR="00AC09F3">
              <w:rPr>
                <w:noProof/>
                <w:webHidden/>
              </w:rPr>
              <w:fldChar w:fldCharType="end"/>
            </w:r>
          </w:hyperlink>
        </w:p>
        <w:p w14:paraId="1C7AAD90" w14:textId="77777777" w:rsidR="00AC09F3" w:rsidRDefault="00537F60">
          <w:pPr>
            <w:pStyle w:val="TOC2"/>
            <w:tabs>
              <w:tab w:val="right" w:leader="dot" w:pos="9016"/>
            </w:tabs>
            <w:rPr>
              <w:rFonts w:asciiTheme="minorHAnsi" w:eastAsiaTheme="minorEastAsia" w:hAnsiTheme="minorHAnsi"/>
              <w:noProof/>
              <w:lang w:eastAsia="en-GB"/>
            </w:rPr>
          </w:pPr>
          <w:hyperlink w:anchor="_Toc457379836" w:history="1">
            <w:r w:rsidR="00AC09F3" w:rsidRPr="002C5245">
              <w:rPr>
                <w:rStyle w:val="Hyperlink"/>
                <w:noProof/>
              </w:rPr>
              <w:t>Academic Year</w:t>
            </w:r>
            <w:r w:rsidR="00AC09F3">
              <w:rPr>
                <w:noProof/>
                <w:webHidden/>
              </w:rPr>
              <w:tab/>
            </w:r>
            <w:r w:rsidR="00AC09F3">
              <w:rPr>
                <w:noProof/>
                <w:webHidden/>
              </w:rPr>
              <w:fldChar w:fldCharType="begin"/>
            </w:r>
            <w:r w:rsidR="00AC09F3">
              <w:rPr>
                <w:noProof/>
                <w:webHidden/>
              </w:rPr>
              <w:instrText xml:space="preserve"> PAGEREF _Toc457379836 \h </w:instrText>
            </w:r>
            <w:r w:rsidR="00AC09F3">
              <w:rPr>
                <w:noProof/>
                <w:webHidden/>
              </w:rPr>
            </w:r>
            <w:r w:rsidR="00AC09F3">
              <w:rPr>
                <w:noProof/>
                <w:webHidden/>
              </w:rPr>
              <w:fldChar w:fldCharType="separate"/>
            </w:r>
            <w:r w:rsidR="00AC09F3">
              <w:rPr>
                <w:noProof/>
                <w:webHidden/>
              </w:rPr>
              <w:t>15</w:t>
            </w:r>
            <w:r w:rsidR="00AC09F3">
              <w:rPr>
                <w:noProof/>
                <w:webHidden/>
              </w:rPr>
              <w:fldChar w:fldCharType="end"/>
            </w:r>
          </w:hyperlink>
        </w:p>
        <w:p w14:paraId="29613FF6" w14:textId="77777777" w:rsidR="00AC09F3" w:rsidRDefault="00537F60">
          <w:pPr>
            <w:pStyle w:val="TOC2"/>
            <w:tabs>
              <w:tab w:val="right" w:leader="dot" w:pos="9016"/>
            </w:tabs>
            <w:rPr>
              <w:rFonts w:asciiTheme="minorHAnsi" w:eastAsiaTheme="minorEastAsia" w:hAnsiTheme="minorHAnsi"/>
              <w:noProof/>
              <w:lang w:eastAsia="en-GB"/>
            </w:rPr>
          </w:pPr>
          <w:hyperlink w:anchor="_Toc457379837" w:history="1">
            <w:r w:rsidR="00AC09F3" w:rsidRPr="002C5245">
              <w:rPr>
                <w:rStyle w:val="Hyperlink"/>
                <w:noProof/>
              </w:rPr>
              <w:t>Your timetable</w:t>
            </w:r>
            <w:r w:rsidR="00AC09F3">
              <w:rPr>
                <w:noProof/>
                <w:webHidden/>
              </w:rPr>
              <w:tab/>
            </w:r>
            <w:r w:rsidR="00AC09F3">
              <w:rPr>
                <w:noProof/>
                <w:webHidden/>
              </w:rPr>
              <w:fldChar w:fldCharType="begin"/>
            </w:r>
            <w:r w:rsidR="00AC09F3">
              <w:rPr>
                <w:noProof/>
                <w:webHidden/>
              </w:rPr>
              <w:instrText xml:space="preserve"> PAGEREF _Toc457379837 \h </w:instrText>
            </w:r>
            <w:r w:rsidR="00AC09F3">
              <w:rPr>
                <w:noProof/>
                <w:webHidden/>
              </w:rPr>
            </w:r>
            <w:r w:rsidR="00AC09F3">
              <w:rPr>
                <w:noProof/>
                <w:webHidden/>
              </w:rPr>
              <w:fldChar w:fldCharType="separate"/>
            </w:r>
            <w:r w:rsidR="00AC09F3">
              <w:rPr>
                <w:noProof/>
                <w:webHidden/>
              </w:rPr>
              <w:t>15</w:t>
            </w:r>
            <w:r w:rsidR="00AC09F3">
              <w:rPr>
                <w:noProof/>
                <w:webHidden/>
              </w:rPr>
              <w:fldChar w:fldCharType="end"/>
            </w:r>
          </w:hyperlink>
        </w:p>
        <w:p w14:paraId="12DF8142" w14:textId="77777777" w:rsidR="00AC09F3" w:rsidRDefault="00537F60">
          <w:pPr>
            <w:pStyle w:val="TOC3"/>
            <w:tabs>
              <w:tab w:val="right" w:leader="dot" w:pos="9016"/>
            </w:tabs>
            <w:rPr>
              <w:noProof/>
              <w:lang w:val="en-GB" w:eastAsia="en-GB"/>
            </w:rPr>
          </w:pPr>
          <w:hyperlink w:anchor="_Toc457379838" w:history="1">
            <w:r w:rsidR="00AC09F3" w:rsidRPr="002C5245">
              <w:rPr>
                <w:rStyle w:val="Hyperlink"/>
                <w:noProof/>
              </w:rPr>
              <w:t>Games Academy</w:t>
            </w:r>
            <w:r w:rsidR="00AC09F3">
              <w:rPr>
                <w:noProof/>
                <w:webHidden/>
              </w:rPr>
              <w:tab/>
            </w:r>
            <w:r w:rsidR="00AC09F3">
              <w:rPr>
                <w:noProof/>
                <w:webHidden/>
              </w:rPr>
              <w:fldChar w:fldCharType="begin"/>
            </w:r>
            <w:r w:rsidR="00AC09F3">
              <w:rPr>
                <w:noProof/>
                <w:webHidden/>
              </w:rPr>
              <w:instrText xml:space="preserve"> PAGEREF _Toc457379838 \h </w:instrText>
            </w:r>
            <w:r w:rsidR="00AC09F3">
              <w:rPr>
                <w:noProof/>
                <w:webHidden/>
              </w:rPr>
            </w:r>
            <w:r w:rsidR="00AC09F3">
              <w:rPr>
                <w:noProof/>
                <w:webHidden/>
              </w:rPr>
              <w:fldChar w:fldCharType="separate"/>
            </w:r>
            <w:r w:rsidR="00AC09F3">
              <w:rPr>
                <w:noProof/>
                <w:webHidden/>
              </w:rPr>
              <w:t>15</w:t>
            </w:r>
            <w:r w:rsidR="00AC09F3">
              <w:rPr>
                <w:noProof/>
                <w:webHidden/>
              </w:rPr>
              <w:fldChar w:fldCharType="end"/>
            </w:r>
          </w:hyperlink>
        </w:p>
        <w:p w14:paraId="236E7FFE" w14:textId="77777777" w:rsidR="00AC09F3" w:rsidRDefault="00537F60">
          <w:pPr>
            <w:pStyle w:val="TOC1"/>
            <w:tabs>
              <w:tab w:val="right" w:leader="dot" w:pos="9016"/>
            </w:tabs>
            <w:rPr>
              <w:rFonts w:asciiTheme="minorHAnsi" w:eastAsiaTheme="minorEastAsia" w:hAnsiTheme="minorHAnsi"/>
              <w:noProof/>
              <w:lang w:eastAsia="en-GB"/>
            </w:rPr>
          </w:pPr>
          <w:hyperlink w:anchor="_Toc457379839" w:history="1">
            <w:r w:rsidR="00AC09F3" w:rsidRPr="002C5245">
              <w:rPr>
                <w:rStyle w:val="Hyperlink"/>
                <w:noProof/>
              </w:rPr>
              <w:t>Extra Curricula Activities</w:t>
            </w:r>
            <w:r w:rsidR="00AC09F3">
              <w:rPr>
                <w:noProof/>
                <w:webHidden/>
              </w:rPr>
              <w:tab/>
            </w:r>
            <w:r w:rsidR="00AC09F3">
              <w:rPr>
                <w:noProof/>
                <w:webHidden/>
              </w:rPr>
              <w:fldChar w:fldCharType="begin"/>
            </w:r>
            <w:r w:rsidR="00AC09F3">
              <w:rPr>
                <w:noProof/>
                <w:webHidden/>
              </w:rPr>
              <w:instrText xml:space="preserve"> PAGEREF _Toc457379839 \h </w:instrText>
            </w:r>
            <w:r w:rsidR="00AC09F3">
              <w:rPr>
                <w:noProof/>
                <w:webHidden/>
              </w:rPr>
            </w:r>
            <w:r w:rsidR="00AC09F3">
              <w:rPr>
                <w:noProof/>
                <w:webHidden/>
              </w:rPr>
              <w:fldChar w:fldCharType="separate"/>
            </w:r>
            <w:r w:rsidR="00AC09F3">
              <w:rPr>
                <w:noProof/>
                <w:webHidden/>
              </w:rPr>
              <w:t>16</w:t>
            </w:r>
            <w:r w:rsidR="00AC09F3">
              <w:rPr>
                <w:noProof/>
                <w:webHidden/>
              </w:rPr>
              <w:fldChar w:fldCharType="end"/>
            </w:r>
          </w:hyperlink>
        </w:p>
        <w:p w14:paraId="613103E5" w14:textId="77777777" w:rsidR="00AC09F3" w:rsidRDefault="00537F60">
          <w:pPr>
            <w:pStyle w:val="TOC2"/>
            <w:tabs>
              <w:tab w:val="right" w:leader="dot" w:pos="9016"/>
            </w:tabs>
            <w:rPr>
              <w:rFonts w:asciiTheme="minorHAnsi" w:eastAsiaTheme="minorEastAsia" w:hAnsiTheme="minorHAnsi"/>
              <w:noProof/>
              <w:lang w:eastAsia="en-GB"/>
            </w:rPr>
          </w:pPr>
          <w:hyperlink w:anchor="_Toc457379840" w:history="1">
            <w:r w:rsidR="00AC09F3" w:rsidRPr="002C5245">
              <w:rPr>
                <w:rStyle w:val="Hyperlink"/>
                <w:noProof/>
              </w:rPr>
              <w:t>Game Jams and Groups</w:t>
            </w:r>
            <w:r w:rsidR="00AC09F3">
              <w:rPr>
                <w:noProof/>
                <w:webHidden/>
              </w:rPr>
              <w:tab/>
            </w:r>
            <w:r w:rsidR="00AC09F3">
              <w:rPr>
                <w:noProof/>
                <w:webHidden/>
              </w:rPr>
              <w:fldChar w:fldCharType="begin"/>
            </w:r>
            <w:r w:rsidR="00AC09F3">
              <w:rPr>
                <w:noProof/>
                <w:webHidden/>
              </w:rPr>
              <w:instrText xml:space="preserve"> PAGEREF _Toc457379840 \h </w:instrText>
            </w:r>
            <w:r w:rsidR="00AC09F3">
              <w:rPr>
                <w:noProof/>
                <w:webHidden/>
              </w:rPr>
            </w:r>
            <w:r w:rsidR="00AC09F3">
              <w:rPr>
                <w:noProof/>
                <w:webHidden/>
              </w:rPr>
              <w:fldChar w:fldCharType="separate"/>
            </w:r>
            <w:r w:rsidR="00AC09F3">
              <w:rPr>
                <w:noProof/>
                <w:webHidden/>
              </w:rPr>
              <w:t>16</w:t>
            </w:r>
            <w:r w:rsidR="00AC09F3">
              <w:rPr>
                <w:noProof/>
                <w:webHidden/>
              </w:rPr>
              <w:fldChar w:fldCharType="end"/>
            </w:r>
          </w:hyperlink>
        </w:p>
        <w:p w14:paraId="306F531E" w14:textId="77777777" w:rsidR="00AC09F3" w:rsidRDefault="00537F60">
          <w:pPr>
            <w:pStyle w:val="TOC2"/>
            <w:tabs>
              <w:tab w:val="right" w:leader="dot" w:pos="9016"/>
            </w:tabs>
            <w:rPr>
              <w:rFonts w:asciiTheme="minorHAnsi" w:eastAsiaTheme="minorEastAsia" w:hAnsiTheme="minorHAnsi"/>
              <w:noProof/>
              <w:lang w:eastAsia="en-GB"/>
            </w:rPr>
          </w:pPr>
          <w:hyperlink w:anchor="_Toc457379841" w:history="1">
            <w:r w:rsidR="00AC09F3" w:rsidRPr="002C5245">
              <w:rPr>
                <w:rStyle w:val="Hyperlink"/>
                <w:noProof/>
              </w:rPr>
              <w:t>Professional Groups around Southampton</w:t>
            </w:r>
            <w:r w:rsidR="00AC09F3">
              <w:rPr>
                <w:noProof/>
                <w:webHidden/>
              </w:rPr>
              <w:tab/>
            </w:r>
            <w:r w:rsidR="00AC09F3">
              <w:rPr>
                <w:noProof/>
                <w:webHidden/>
              </w:rPr>
              <w:fldChar w:fldCharType="begin"/>
            </w:r>
            <w:r w:rsidR="00AC09F3">
              <w:rPr>
                <w:noProof/>
                <w:webHidden/>
              </w:rPr>
              <w:instrText xml:space="preserve"> PAGEREF _Toc457379841 \h </w:instrText>
            </w:r>
            <w:r w:rsidR="00AC09F3">
              <w:rPr>
                <w:noProof/>
                <w:webHidden/>
              </w:rPr>
            </w:r>
            <w:r w:rsidR="00AC09F3">
              <w:rPr>
                <w:noProof/>
                <w:webHidden/>
              </w:rPr>
              <w:fldChar w:fldCharType="separate"/>
            </w:r>
            <w:r w:rsidR="00AC09F3">
              <w:rPr>
                <w:noProof/>
                <w:webHidden/>
              </w:rPr>
              <w:t>16</w:t>
            </w:r>
            <w:r w:rsidR="00AC09F3">
              <w:rPr>
                <w:noProof/>
                <w:webHidden/>
              </w:rPr>
              <w:fldChar w:fldCharType="end"/>
            </w:r>
          </w:hyperlink>
        </w:p>
        <w:p w14:paraId="39D46118" w14:textId="77777777" w:rsidR="00AC09F3" w:rsidRDefault="00537F60">
          <w:pPr>
            <w:pStyle w:val="TOC1"/>
            <w:tabs>
              <w:tab w:val="right" w:leader="dot" w:pos="9016"/>
            </w:tabs>
            <w:rPr>
              <w:rFonts w:asciiTheme="minorHAnsi" w:eastAsiaTheme="minorEastAsia" w:hAnsiTheme="minorHAnsi"/>
              <w:noProof/>
              <w:lang w:eastAsia="en-GB"/>
            </w:rPr>
          </w:pPr>
          <w:hyperlink w:anchor="_Toc457379842" w:history="1">
            <w:r w:rsidR="00AC09F3" w:rsidRPr="002C5245">
              <w:rPr>
                <w:rStyle w:val="Hyperlink"/>
                <w:noProof/>
              </w:rPr>
              <w:t>YOUR COURSE</w:t>
            </w:r>
            <w:r w:rsidR="00AC09F3">
              <w:rPr>
                <w:noProof/>
                <w:webHidden/>
              </w:rPr>
              <w:tab/>
            </w:r>
            <w:r w:rsidR="00AC09F3">
              <w:rPr>
                <w:noProof/>
                <w:webHidden/>
              </w:rPr>
              <w:fldChar w:fldCharType="begin"/>
            </w:r>
            <w:r w:rsidR="00AC09F3">
              <w:rPr>
                <w:noProof/>
                <w:webHidden/>
              </w:rPr>
              <w:instrText xml:space="preserve"> PAGEREF _Toc457379842 \h </w:instrText>
            </w:r>
            <w:r w:rsidR="00AC09F3">
              <w:rPr>
                <w:noProof/>
                <w:webHidden/>
              </w:rPr>
            </w:r>
            <w:r w:rsidR="00AC09F3">
              <w:rPr>
                <w:noProof/>
                <w:webHidden/>
              </w:rPr>
              <w:fldChar w:fldCharType="separate"/>
            </w:r>
            <w:r w:rsidR="00AC09F3">
              <w:rPr>
                <w:noProof/>
                <w:webHidden/>
              </w:rPr>
              <w:t>17</w:t>
            </w:r>
            <w:r w:rsidR="00AC09F3">
              <w:rPr>
                <w:noProof/>
                <w:webHidden/>
              </w:rPr>
              <w:fldChar w:fldCharType="end"/>
            </w:r>
          </w:hyperlink>
        </w:p>
        <w:p w14:paraId="239D9C3A" w14:textId="77777777" w:rsidR="00AC09F3" w:rsidRDefault="00537F60">
          <w:pPr>
            <w:pStyle w:val="TOC2"/>
            <w:tabs>
              <w:tab w:val="right" w:leader="dot" w:pos="9016"/>
            </w:tabs>
            <w:rPr>
              <w:rFonts w:asciiTheme="minorHAnsi" w:eastAsiaTheme="minorEastAsia" w:hAnsiTheme="minorHAnsi"/>
              <w:noProof/>
              <w:lang w:eastAsia="en-GB"/>
            </w:rPr>
          </w:pPr>
          <w:hyperlink w:anchor="_Toc457379843" w:history="1">
            <w:r w:rsidR="00AC09F3" w:rsidRPr="002C5245">
              <w:rPr>
                <w:rStyle w:val="Hyperlink"/>
                <w:noProof/>
              </w:rPr>
              <w:t>Course Structure</w:t>
            </w:r>
            <w:r w:rsidR="00AC09F3">
              <w:rPr>
                <w:noProof/>
                <w:webHidden/>
              </w:rPr>
              <w:tab/>
            </w:r>
            <w:r w:rsidR="00AC09F3">
              <w:rPr>
                <w:noProof/>
                <w:webHidden/>
              </w:rPr>
              <w:fldChar w:fldCharType="begin"/>
            </w:r>
            <w:r w:rsidR="00AC09F3">
              <w:rPr>
                <w:noProof/>
                <w:webHidden/>
              </w:rPr>
              <w:instrText xml:space="preserve"> PAGEREF _Toc457379843 \h </w:instrText>
            </w:r>
            <w:r w:rsidR="00AC09F3">
              <w:rPr>
                <w:noProof/>
                <w:webHidden/>
              </w:rPr>
            </w:r>
            <w:r w:rsidR="00AC09F3">
              <w:rPr>
                <w:noProof/>
                <w:webHidden/>
              </w:rPr>
              <w:fldChar w:fldCharType="separate"/>
            </w:r>
            <w:r w:rsidR="00AC09F3">
              <w:rPr>
                <w:noProof/>
                <w:webHidden/>
              </w:rPr>
              <w:t>17</w:t>
            </w:r>
            <w:r w:rsidR="00AC09F3">
              <w:rPr>
                <w:noProof/>
                <w:webHidden/>
              </w:rPr>
              <w:fldChar w:fldCharType="end"/>
            </w:r>
          </w:hyperlink>
        </w:p>
        <w:p w14:paraId="707F33FC" w14:textId="77777777" w:rsidR="00AC09F3" w:rsidRDefault="00537F60">
          <w:pPr>
            <w:pStyle w:val="TOC2"/>
            <w:tabs>
              <w:tab w:val="right" w:leader="dot" w:pos="9016"/>
            </w:tabs>
            <w:rPr>
              <w:rFonts w:asciiTheme="minorHAnsi" w:eastAsiaTheme="minorEastAsia" w:hAnsiTheme="minorHAnsi"/>
              <w:noProof/>
              <w:lang w:eastAsia="en-GB"/>
            </w:rPr>
          </w:pPr>
          <w:hyperlink w:anchor="_Toc457379844" w:history="1">
            <w:r w:rsidR="00AC09F3" w:rsidRPr="002C5245">
              <w:rPr>
                <w:rStyle w:val="Hyperlink"/>
                <w:noProof/>
              </w:rPr>
              <w:t>Units on the Course</w:t>
            </w:r>
            <w:r w:rsidR="00AC09F3">
              <w:rPr>
                <w:noProof/>
                <w:webHidden/>
              </w:rPr>
              <w:tab/>
            </w:r>
            <w:r w:rsidR="00AC09F3">
              <w:rPr>
                <w:noProof/>
                <w:webHidden/>
              </w:rPr>
              <w:fldChar w:fldCharType="begin"/>
            </w:r>
            <w:r w:rsidR="00AC09F3">
              <w:rPr>
                <w:noProof/>
                <w:webHidden/>
              </w:rPr>
              <w:instrText xml:space="preserve"> PAGEREF _Toc457379844 \h </w:instrText>
            </w:r>
            <w:r w:rsidR="00AC09F3">
              <w:rPr>
                <w:noProof/>
                <w:webHidden/>
              </w:rPr>
            </w:r>
            <w:r w:rsidR="00AC09F3">
              <w:rPr>
                <w:noProof/>
                <w:webHidden/>
              </w:rPr>
              <w:fldChar w:fldCharType="separate"/>
            </w:r>
            <w:r w:rsidR="00AC09F3">
              <w:rPr>
                <w:noProof/>
                <w:webHidden/>
              </w:rPr>
              <w:t>18</w:t>
            </w:r>
            <w:r w:rsidR="00AC09F3">
              <w:rPr>
                <w:noProof/>
                <w:webHidden/>
              </w:rPr>
              <w:fldChar w:fldCharType="end"/>
            </w:r>
          </w:hyperlink>
        </w:p>
        <w:p w14:paraId="5AFA3F5C" w14:textId="77777777" w:rsidR="00AC09F3" w:rsidRDefault="00537F60">
          <w:pPr>
            <w:pStyle w:val="TOC3"/>
            <w:tabs>
              <w:tab w:val="right" w:leader="dot" w:pos="9016"/>
            </w:tabs>
            <w:rPr>
              <w:noProof/>
              <w:lang w:val="en-GB" w:eastAsia="en-GB"/>
            </w:rPr>
          </w:pPr>
          <w:hyperlink w:anchor="_Toc457379845" w:history="1">
            <w:r w:rsidR="00AC09F3" w:rsidRPr="002C5245">
              <w:rPr>
                <w:rStyle w:val="Hyperlink"/>
                <w:noProof/>
              </w:rPr>
              <w:t>First Year</w:t>
            </w:r>
            <w:r w:rsidR="00AC09F3">
              <w:rPr>
                <w:noProof/>
                <w:webHidden/>
              </w:rPr>
              <w:tab/>
            </w:r>
            <w:r w:rsidR="00AC09F3">
              <w:rPr>
                <w:noProof/>
                <w:webHidden/>
              </w:rPr>
              <w:fldChar w:fldCharType="begin"/>
            </w:r>
            <w:r w:rsidR="00AC09F3">
              <w:rPr>
                <w:noProof/>
                <w:webHidden/>
              </w:rPr>
              <w:instrText xml:space="preserve"> PAGEREF _Toc457379845 \h </w:instrText>
            </w:r>
            <w:r w:rsidR="00AC09F3">
              <w:rPr>
                <w:noProof/>
                <w:webHidden/>
              </w:rPr>
            </w:r>
            <w:r w:rsidR="00AC09F3">
              <w:rPr>
                <w:noProof/>
                <w:webHidden/>
              </w:rPr>
              <w:fldChar w:fldCharType="separate"/>
            </w:r>
            <w:r w:rsidR="00AC09F3">
              <w:rPr>
                <w:noProof/>
                <w:webHidden/>
              </w:rPr>
              <w:t>18</w:t>
            </w:r>
            <w:r w:rsidR="00AC09F3">
              <w:rPr>
                <w:noProof/>
                <w:webHidden/>
              </w:rPr>
              <w:fldChar w:fldCharType="end"/>
            </w:r>
          </w:hyperlink>
        </w:p>
        <w:p w14:paraId="4D5D8D27" w14:textId="77777777" w:rsidR="00AC09F3" w:rsidRDefault="00537F60">
          <w:pPr>
            <w:pStyle w:val="TOC3"/>
            <w:tabs>
              <w:tab w:val="right" w:leader="dot" w:pos="9016"/>
            </w:tabs>
            <w:rPr>
              <w:noProof/>
              <w:lang w:val="en-GB" w:eastAsia="en-GB"/>
            </w:rPr>
          </w:pPr>
          <w:hyperlink w:anchor="_Toc457379846" w:history="1">
            <w:r w:rsidR="00AC09F3" w:rsidRPr="002C5245">
              <w:rPr>
                <w:rStyle w:val="Hyperlink"/>
                <w:noProof/>
              </w:rPr>
              <w:t>Second Year</w:t>
            </w:r>
            <w:r w:rsidR="00AC09F3">
              <w:rPr>
                <w:noProof/>
                <w:webHidden/>
              </w:rPr>
              <w:tab/>
            </w:r>
            <w:r w:rsidR="00AC09F3">
              <w:rPr>
                <w:noProof/>
                <w:webHidden/>
              </w:rPr>
              <w:fldChar w:fldCharType="begin"/>
            </w:r>
            <w:r w:rsidR="00AC09F3">
              <w:rPr>
                <w:noProof/>
                <w:webHidden/>
              </w:rPr>
              <w:instrText xml:space="preserve"> PAGEREF _Toc457379846 \h </w:instrText>
            </w:r>
            <w:r w:rsidR="00AC09F3">
              <w:rPr>
                <w:noProof/>
                <w:webHidden/>
              </w:rPr>
            </w:r>
            <w:r w:rsidR="00AC09F3">
              <w:rPr>
                <w:noProof/>
                <w:webHidden/>
              </w:rPr>
              <w:fldChar w:fldCharType="separate"/>
            </w:r>
            <w:r w:rsidR="00AC09F3">
              <w:rPr>
                <w:noProof/>
                <w:webHidden/>
              </w:rPr>
              <w:t>19</w:t>
            </w:r>
            <w:r w:rsidR="00AC09F3">
              <w:rPr>
                <w:noProof/>
                <w:webHidden/>
              </w:rPr>
              <w:fldChar w:fldCharType="end"/>
            </w:r>
          </w:hyperlink>
        </w:p>
        <w:p w14:paraId="18FCFE1E" w14:textId="77777777" w:rsidR="00AC09F3" w:rsidRDefault="00537F60">
          <w:pPr>
            <w:pStyle w:val="TOC3"/>
            <w:tabs>
              <w:tab w:val="right" w:leader="dot" w:pos="9016"/>
            </w:tabs>
            <w:rPr>
              <w:noProof/>
              <w:lang w:val="en-GB" w:eastAsia="en-GB"/>
            </w:rPr>
          </w:pPr>
          <w:hyperlink w:anchor="_Toc457379847" w:history="1">
            <w:r w:rsidR="00AC09F3" w:rsidRPr="002C5245">
              <w:rPr>
                <w:rStyle w:val="Hyperlink"/>
                <w:noProof/>
              </w:rPr>
              <w:t>Year Three</w:t>
            </w:r>
            <w:r w:rsidR="00AC09F3">
              <w:rPr>
                <w:noProof/>
                <w:webHidden/>
              </w:rPr>
              <w:tab/>
            </w:r>
            <w:r w:rsidR="00AC09F3">
              <w:rPr>
                <w:noProof/>
                <w:webHidden/>
              </w:rPr>
              <w:fldChar w:fldCharType="begin"/>
            </w:r>
            <w:r w:rsidR="00AC09F3">
              <w:rPr>
                <w:noProof/>
                <w:webHidden/>
              </w:rPr>
              <w:instrText xml:space="preserve"> PAGEREF _Toc457379847 \h </w:instrText>
            </w:r>
            <w:r w:rsidR="00AC09F3">
              <w:rPr>
                <w:noProof/>
                <w:webHidden/>
              </w:rPr>
            </w:r>
            <w:r w:rsidR="00AC09F3">
              <w:rPr>
                <w:noProof/>
                <w:webHidden/>
              </w:rPr>
              <w:fldChar w:fldCharType="separate"/>
            </w:r>
            <w:r w:rsidR="00AC09F3">
              <w:rPr>
                <w:noProof/>
                <w:webHidden/>
              </w:rPr>
              <w:t>21</w:t>
            </w:r>
            <w:r w:rsidR="00AC09F3">
              <w:rPr>
                <w:noProof/>
                <w:webHidden/>
              </w:rPr>
              <w:fldChar w:fldCharType="end"/>
            </w:r>
          </w:hyperlink>
        </w:p>
        <w:p w14:paraId="3CAD7C6C" w14:textId="77777777" w:rsidR="00AC09F3" w:rsidRDefault="00537F60">
          <w:pPr>
            <w:pStyle w:val="TOC2"/>
            <w:tabs>
              <w:tab w:val="right" w:leader="dot" w:pos="9016"/>
            </w:tabs>
            <w:rPr>
              <w:rFonts w:asciiTheme="minorHAnsi" w:eastAsiaTheme="minorEastAsia" w:hAnsiTheme="minorHAnsi"/>
              <w:noProof/>
              <w:lang w:eastAsia="en-GB"/>
            </w:rPr>
          </w:pPr>
          <w:hyperlink w:anchor="_Toc457379848" w:history="1">
            <w:r w:rsidR="00AC09F3" w:rsidRPr="002C5245">
              <w:rPr>
                <w:rStyle w:val="Hyperlink"/>
                <w:noProof/>
              </w:rPr>
              <w:t>Course Learning and Teaching strategy</w:t>
            </w:r>
            <w:r w:rsidR="00AC09F3">
              <w:rPr>
                <w:noProof/>
                <w:webHidden/>
              </w:rPr>
              <w:tab/>
            </w:r>
            <w:r w:rsidR="00AC09F3">
              <w:rPr>
                <w:noProof/>
                <w:webHidden/>
              </w:rPr>
              <w:fldChar w:fldCharType="begin"/>
            </w:r>
            <w:r w:rsidR="00AC09F3">
              <w:rPr>
                <w:noProof/>
                <w:webHidden/>
              </w:rPr>
              <w:instrText xml:space="preserve"> PAGEREF _Toc457379848 \h </w:instrText>
            </w:r>
            <w:r w:rsidR="00AC09F3">
              <w:rPr>
                <w:noProof/>
                <w:webHidden/>
              </w:rPr>
            </w:r>
            <w:r w:rsidR="00AC09F3">
              <w:rPr>
                <w:noProof/>
                <w:webHidden/>
              </w:rPr>
              <w:fldChar w:fldCharType="separate"/>
            </w:r>
            <w:r w:rsidR="00AC09F3">
              <w:rPr>
                <w:noProof/>
                <w:webHidden/>
              </w:rPr>
              <w:t>22</w:t>
            </w:r>
            <w:r w:rsidR="00AC09F3">
              <w:rPr>
                <w:noProof/>
                <w:webHidden/>
              </w:rPr>
              <w:fldChar w:fldCharType="end"/>
            </w:r>
          </w:hyperlink>
        </w:p>
        <w:p w14:paraId="668B0590" w14:textId="77777777" w:rsidR="00AC09F3" w:rsidRDefault="00537F60">
          <w:pPr>
            <w:pStyle w:val="TOC2"/>
            <w:tabs>
              <w:tab w:val="right" w:leader="dot" w:pos="9016"/>
            </w:tabs>
            <w:rPr>
              <w:rFonts w:asciiTheme="minorHAnsi" w:eastAsiaTheme="minorEastAsia" w:hAnsiTheme="minorHAnsi"/>
              <w:noProof/>
              <w:lang w:eastAsia="en-GB"/>
            </w:rPr>
          </w:pPr>
          <w:hyperlink w:anchor="_Toc457379849" w:history="1">
            <w:r w:rsidR="00AC09F3" w:rsidRPr="002C5245">
              <w:rPr>
                <w:rStyle w:val="Hyperlink"/>
                <w:noProof/>
              </w:rPr>
              <w:t>Professional Statutory Regulatory Body Accreditation detail</w:t>
            </w:r>
            <w:r w:rsidR="00AC09F3">
              <w:rPr>
                <w:noProof/>
                <w:webHidden/>
              </w:rPr>
              <w:tab/>
            </w:r>
            <w:r w:rsidR="00AC09F3">
              <w:rPr>
                <w:noProof/>
                <w:webHidden/>
              </w:rPr>
              <w:fldChar w:fldCharType="begin"/>
            </w:r>
            <w:r w:rsidR="00AC09F3">
              <w:rPr>
                <w:noProof/>
                <w:webHidden/>
              </w:rPr>
              <w:instrText xml:space="preserve"> PAGEREF _Toc457379849 \h </w:instrText>
            </w:r>
            <w:r w:rsidR="00AC09F3">
              <w:rPr>
                <w:noProof/>
                <w:webHidden/>
              </w:rPr>
            </w:r>
            <w:r w:rsidR="00AC09F3">
              <w:rPr>
                <w:noProof/>
                <w:webHidden/>
              </w:rPr>
              <w:fldChar w:fldCharType="separate"/>
            </w:r>
            <w:r w:rsidR="00AC09F3">
              <w:rPr>
                <w:noProof/>
                <w:webHidden/>
              </w:rPr>
              <w:t>22</w:t>
            </w:r>
            <w:r w:rsidR="00AC09F3">
              <w:rPr>
                <w:noProof/>
                <w:webHidden/>
              </w:rPr>
              <w:fldChar w:fldCharType="end"/>
            </w:r>
          </w:hyperlink>
        </w:p>
        <w:p w14:paraId="7E614657" w14:textId="77777777" w:rsidR="00AC09F3" w:rsidRDefault="00537F60">
          <w:pPr>
            <w:pStyle w:val="TOC2"/>
            <w:tabs>
              <w:tab w:val="right" w:leader="dot" w:pos="9016"/>
            </w:tabs>
            <w:rPr>
              <w:rFonts w:asciiTheme="minorHAnsi" w:eastAsiaTheme="minorEastAsia" w:hAnsiTheme="minorHAnsi"/>
              <w:noProof/>
              <w:lang w:eastAsia="en-GB"/>
            </w:rPr>
          </w:pPr>
          <w:hyperlink w:anchor="_Toc457379850" w:history="1">
            <w:r w:rsidR="00AC09F3" w:rsidRPr="002C5245">
              <w:rPr>
                <w:rStyle w:val="Hyperlink"/>
                <w:noProof/>
              </w:rPr>
              <w:t>Learning Resources</w:t>
            </w:r>
            <w:r w:rsidR="00AC09F3">
              <w:rPr>
                <w:noProof/>
                <w:webHidden/>
              </w:rPr>
              <w:tab/>
            </w:r>
            <w:r w:rsidR="00AC09F3">
              <w:rPr>
                <w:noProof/>
                <w:webHidden/>
              </w:rPr>
              <w:fldChar w:fldCharType="begin"/>
            </w:r>
            <w:r w:rsidR="00AC09F3">
              <w:rPr>
                <w:noProof/>
                <w:webHidden/>
              </w:rPr>
              <w:instrText xml:space="preserve"> PAGEREF _Toc457379850 \h </w:instrText>
            </w:r>
            <w:r w:rsidR="00AC09F3">
              <w:rPr>
                <w:noProof/>
                <w:webHidden/>
              </w:rPr>
            </w:r>
            <w:r w:rsidR="00AC09F3">
              <w:rPr>
                <w:noProof/>
                <w:webHidden/>
              </w:rPr>
              <w:fldChar w:fldCharType="separate"/>
            </w:r>
            <w:r w:rsidR="00AC09F3">
              <w:rPr>
                <w:noProof/>
                <w:webHidden/>
              </w:rPr>
              <w:t>22</w:t>
            </w:r>
            <w:r w:rsidR="00AC09F3">
              <w:rPr>
                <w:noProof/>
                <w:webHidden/>
              </w:rPr>
              <w:fldChar w:fldCharType="end"/>
            </w:r>
          </w:hyperlink>
        </w:p>
        <w:p w14:paraId="74D4806C" w14:textId="77777777" w:rsidR="00AC09F3" w:rsidRDefault="00537F60">
          <w:pPr>
            <w:pStyle w:val="TOC3"/>
            <w:tabs>
              <w:tab w:val="right" w:leader="dot" w:pos="9016"/>
            </w:tabs>
            <w:rPr>
              <w:noProof/>
              <w:lang w:val="en-GB" w:eastAsia="en-GB"/>
            </w:rPr>
          </w:pPr>
          <w:hyperlink w:anchor="_Toc457379851" w:history="1">
            <w:r w:rsidR="00AC09F3" w:rsidRPr="002C5245">
              <w:rPr>
                <w:rStyle w:val="Hyperlink"/>
                <w:noProof/>
              </w:rPr>
              <w:t>Out of hours work</w:t>
            </w:r>
            <w:r w:rsidR="00AC09F3">
              <w:rPr>
                <w:noProof/>
                <w:webHidden/>
              </w:rPr>
              <w:tab/>
            </w:r>
            <w:r w:rsidR="00AC09F3">
              <w:rPr>
                <w:noProof/>
                <w:webHidden/>
              </w:rPr>
              <w:fldChar w:fldCharType="begin"/>
            </w:r>
            <w:r w:rsidR="00AC09F3">
              <w:rPr>
                <w:noProof/>
                <w:webHidden/>
              </w:rPr>
              <w:instrText xml:space="preserve"> PAGEREF _Toc457379851 \h </w:instrText>
            </w:r>
            <w:r w:rsidR="00AC09F3">
              <w:rPr>
                <w:noProof/>
                <w:webHidden/>
              </w:rPr>
            </w:r>
            <w:r w:rsidR="00AC09F3">
              <w:rPr>
                <w:noProof/>
                <w:webHidden/>
              </w:rPr>
              <w:fldChar w:fldCharType="separate"/>
            </w:r>
            <w:r w:rsidR="00AC09F3">
              <w:rPr>
                <w:noProof/>
                <w:webHidden/>
              </w:rPr>
              <w:t>22</w:t>
            </w:r>
            <w:r w:rsidR="00AC09F3">
              <w:rPr>
                <w:noProof/>
                <w:webHidden/>
              </w:rPr>
              <w:fldChar w:fldCharType="end"/>
            </w:r>
          </w:hyperlink>
        </w:p>
        <w:p w14:paraId="174FA327" w14:textId="77777777" w:rsidR="00AC09F3" w:rsidRDefault="00537F60">
          <w:pPr>
            <w:pStyle w:val="TOC3"/>
            <w:tabs>
              <w:tab w:val="right" w:leader="dot" w:pos="9016"/>
            </w:tabs>
            <w:rPr>
              <w:noProof/>
              <w:lang w:val="en-GB" w:eastAsia="en-GB"/>
            </w:rPr>
          </w:pPr>
          <w:hyperlink w:anchor="_Toc457379852" w:history="1">
            <w:r w:rsidR="00AC09F3" w:rsidRPr="002C5245">
              <w:rPr>
                <w:rStyle w:val="Hyperlink"/>
                <w:noProof/>
              </w:rPr>
              <w:t>Library</w:t>
            </w:r>
            <w:r w:rsidR="00AC09F3">
              <w:rPr>
                <w:noProof/>
                <w:webHidden/>
              </w:rPr>
              <w:tab/>
            </w:r>
            <w:r w:rsidR="00AC09F3">
              <w:rPr>
                <w:noProof/>
                <w:webHidden/>
              </w:rPr>
              <w:fldChar w:fldCharType="begin"/>
            </w:r>
            <w:r w:rsidR="00AC09F3">
              <w:rPr>
                <w:noProof/>
                <w:webHidden/>
              </w:rPr>
              <w:instrText xml:space="preserve"> PAGEREF _Toc457379852 \h </w:instrText>
            </w:r>
            <w:r w:rsidR="00AC09F3">
              <w:rPr>
                <w:noProof/>
                <w:webHidden/>
              </w:rPr>
            </w:r>
            <w:r w:rsidR="00AC09F3">
              <w:rPr>
                <w:noProof/>
                <w:webHidden/>
              </w:rPr>
              <w:fldChar w:fldCharType="separate"/>
            </w:r>
            <w:r w:rsidR="00AC09F3">
              <w:rPr>
                <w:noProof/>
                <w:webHidden/>
              </w:rPr>
              <w:t>22</w:t>
            </w:r>
            <w:r w:rsidR="00AC09F3">
              <w:rPr>
                <w:noProof/>
                <w:webHidden/>
              </w:rPr>
              <w:fldChar w:fldCharType="end"/>
            </w:r>
          </w:hyperlink>
        </w:p>
        <w:p w14:paraId="6532C2A4" w14:textId="77777777" w:rsidR="00AC09F3" w:rsidRDefault="00537F60">
          <w:pPr>
            <w:pStyle w:val="TOC3"/>
            <w:tabs>
              <w:tab w:val="right" w:leader="dot" w:pos="9016"/>
            </w:tabs>
            <w:rPr>
              <w:noProof/>
              <w:lang w:val="en-GB" w:eastAsia="en-GB"/>
            </w:rPr>
          </w:pPr>
          <w:hyperlink w:anchor="_Toc457379853" w:history="1">
            <w:r w:rsidR="00AC09F3" w:rsidRPr="002C5245">
              <w:rPr>
                <w:rStyle w:val="Hyperlink"/>
                <w:noProof/>
              </w:rPr>
              <w:t>Student Hub</w:t>
            </w:r>
            <w:r w:rsidR="00AC09F3">
              <w:rPr>
                <w:noProof/>
                <w:webHidden/>
              </w:rPr>
              <w:tab/>
            </w:r>
            <w:r w:rsidR="00AC09F3">
              <w:rPr>
                <w:noProof/>
                <w:webHidden/>
              </w:rPr>
              <w:fldChar w:fldCharType="begin"/>
            </w:r>
            <w:r w:rsidR="00AC09F3">
              <w:rPr>
                <w:noProof/>
                <w:webHidden/>
              </w:rPr>
              <w:instrText xml:space="preserve"> PAGEREF _Toc457379853 \h </w:instrText>
            </w:r>
            <w:r w:rsidR="00AC09F3">
              <w:rPr>
                <w:noProof/>
                <w:webHidden/>
              </w:rPr>
            </w:r>
            <w:r w:rsidR="00AC09F3">
              <w:rPr>
                <w:noProof/>
                <w:webHidden/>
              </w:rPr>
              <w:fldChar w:fldCharType="separate"/>
            </w:r>
            <w:r w:rsidR="00AC09F3">
              <w:rPr>
                <w:noProof/>
                <w:webHidden/>
              </w:rPr>
              <w:t>23</w:t>
            </w:r>
            <w:r w:rsidR="00AC09F3">
              <w:rPr>
                <w:noProof/>
                <w:webHidden/>
              </w:rPr>
              <w:fldChar w:fldCharType="end"/>
            </w:r>
          </w:hyperlink>
        </w:p>
        <w:p w14:paraId="6762059C" w14:textId="77777777" w:rsidR="00AC09F3" w:rsidRDefault="00537F60">
          <w:pPr>
            <w:pStyle w:val="TOC3"/>
            <w:tabs>
              <w:tab w:val="right" w:leader="dot" w:pos="9016"/>
            </w:tabs>
            <w:rPr>
              <w:noProof/>
              <w:lang w:val="en-GB" w:eastAsia="en-GB"/>
            </w:rPr>
          </w:pPr>
          <w:hyperlink w:anchor="_Toc457379854" w:history="1">
            <w:r w:rsidR="00AC09F3" w:rsidRPr="002C5245">
              <w:rPr>
                <w:rStyle w:val="Hyperlink"/>
                <w:noProof/>
              </w:rPr>
              <w:t>Free Software</w:t>
            </w:r>
            <w:r w:rsidR="00AC09F3">
              <w:rPr>
                <w:noProof/>
                <w:webHidden/>
              </w:rPr>
              <w:tab/>
            </w:r>
            <w:r w:rsidR="00AC09F3">
              <w:rPr>
                <w:noProof/>
                <w:webHidden/>
              </w:rPr>
              <w:fldChar w:fldCharType="begin"/>
            </w:r>
            <w:r w:rsidR="00AC09F3">
              <w:rPr>
                <w:noProof/>
                <w:webHidden/>
              </w:rPr>
              <w:instrText xml:space="preserve"> PAGEREF _Toc457379854 \h </w:instrText>
            </w:r>
            <w:r w:rsidR="00AC09F3">
              <w:rPr>
                <w:noProof/>
                <w:webHidden/>
              </w:rPr>
            </w:r>
            <w:r w:rsidR="00AC09F3">
              <w:rPr>
                <w:noProof/>
                <w:webHidden/>
              </w:rPr>
              <w:fldChar w:fldCharType="separate"/>
            </w:r>
            <w:r w:rsidR="00AC09F3">
              <w:rPr>
                <w:noProof/>
                <w:webHidden/>
              </w:rPr>
              <w:t>23</w:t>
            </w:r>
            <w:r w:rsidR="00AC09F3">
              <w:rPr>
                <w:noProof/>
                <w:webHidden/>
              </w:rPr>
              <w:fldChar w:fldCharType="end"/>
            </w:r>
          </w:hyperlink>
        </w:p>
        <w:p w14:paraId="367E316D" w14:textId="77777777" w:rsidR="00AC09F3" w:rsidRDefault="00537F60">
          <w:pPr>
            <w:pStyle w:val="TOC1"/>
            <w:tabs>
              <w:tab w:val="right" w:leader="dot" w:pos="9016"/>
            </w:tabs>
            <w:rPr>
              <w:rFonts w:asciiTheme="minorHAnsi" w:eastAsiaTheme="minorEastAsia" w:hAnsiTheme="minorHAnsi"/>
              <w:noProof/>
              <w:lang w:eastAsia="en-GB"/>
            </w:rPr>
          </w:pPr>
          <w:hyperlink w:anchor="_Toc457379855" w:history="1">
            <w:r w:rsidR="00AC09F3" w:rsidRPr="002C5245">
              <w:rPr>
                <w:rStyle w:val="Hyperlink"/>
                <w:noProof/>
              </w:rPr>
              <w:t>ASSESSMENT</w:t>
            </w:r>
            <w:r w:rsidR="00AC09F3">
              <w:rPr>
                <w:noProof/>
                <w:webHidden/>
              </w:rPr>
              <w:tab/>
            </w:r>
            <w:r w:rsidR="00AC09F3">
              <w:rPr>
                <w:noProof/>
                <w:webHidden/>
              </w:rPr>
              <w:fldChar w:fldCharType="begin"/>
            </w:r>
            <w:r w:rsidR="00AC09F3">
              <w:rPr>
                <w:noProof/>
                <w:webHidden/>
              </w:rPr>
              <w:instrText xml:space="preserve"> PAGEREF _Toc457379855 \h </w:instrText>
            </w:r>
            <w:r w:rsidR="00AC09F3">
              <w:rPr>
                <w:noProof/>
                <w:webHidden/>
              </w:rPr>
            </w:r>
            <w:r w:rsidR="00AC09F3">
              <w:rPr>
                <w:noProof/>
                <w:webHidden/>
              </w:rPr>
              <w:fldChar w:fldCharType="separate"/>
            </w:r>
            <w:r w:rsidR="00AC09F3">
              <w:rPr>
                <w:noProof/>
                <w:webHidden/>
              </w:rPr>
              <w:t>24</w:t>
            </w:r>
            <w:r w:rsidR="00AC09F3">
              <w:rPr>
                <w:noProof/>
                <w:webHidden/>
              </w:rPr>
              <w:fldChar w:fldCharType="end"/>
            </w:r>
          </w:hyperlink>
        </w:p>
        <w:p w14:paraId="223AF0D3" w14:textId="77777777" w:rsidR="00AC09F3" w:rsidRDefault="00537F60">
          <w:pPr>
            <w:pStyle w:val="TOC2"/>
            <w:tabs>
              <w:tab w:val="right" w:leader="dot" w:pos="9016"/>
            </w:tabs>
            <w:rPr>
              <w:rFonts w:asciiTheme="minorHAnsi" w:eastAsiaTheme="minorEastAsia" w:hAnsiTheme="minorHAnsi"/>
              <w:noProof/>
              <w:lang w:eastAsia="en-GB"/>
            </w:rPr>
          </w:pPr>
          <w:hyperlink w:anchor="_Toc457379856" w:history="1">
            <w:r w:rsidR="00AC09F3" w:rsidRPr="002C5245">
              <w:rPr>
                <w:rStyle w:val="Hyperlink"/>
                <w:noProof/>
              </w:rPr>
              <w:t>Assessment &amp; Feedback</w:t>
            </w:r>
            <w:r w:rsidR="00AC09F3">
              <w:rPr>
                <w:noProof/>
                <w:webHidden/>
              </w:rPr>
              <w:tab/>
            </w:r>
            <w:r w:rsidR="00AC09F3">
              <w:rPr>
                <w:noProof/>
                <w:webHidden/>
              </w:rPr>
              <w:fldChar w:fldCharType="begin"/>
            </w:r>
            <w:r w:rsidR="00AC09F3">
              <w:rPr>
                <w:noProof/>
                <w:webHidden/>
              </w:rPr>
              <w:instrText xml:space="preserve"> PAGEREF _Toc457379856 \h </w:instrText>
            </w:r>
            <w:r w:rsidR="00AC09F3">
              <w:rPr>
                <w:noProof/>
                <w:webHidden/>
              </w:rPr>
            </w:r>
            <w:r w:rsidR="00AC09F3">
              <w:rPr>
                <w:noProof/>
                <w:webHidden/>
              </w:rPr>
              <w:fldChar w:fldCharType="separate"/>
            </w:r>
            <w:r w:rsidR="00AC09F3">
              <w:rPr>
                <w:noProof/>
                <w:webHidden/>
              </w:rPr>
              <w:t>24</w:t>
            </w:r>
            <w:r w:rsidR="00AC09F3">
              <w:rPr>
                <w:noProof/>
                <w:webHidden/>
              </w:rPr>
              <w:fldChar w:fldCharType="end"/>
            </w:r>
          </w:hyperlink>
        </w:p>
        <w:p w14:paraId="4A359A68" w14:textId="77777777" w:rsidR="00AC09F3" w:rsidRDefault="00537F60">
          <w:pPr>
            <w:pStyle w:val="TOC2"/>
            <w:tabs>
              <w:tab w:val="right" w:leader="dot" w:pos="9016"/>
            </w:tabs>
            <w:rPr>
              <w:rFonts w:asciiTheme="minorHAnsi" w:eastAsiaTheme="minorEastAsia" w:hAnsiTheme="minorHAnsi"/>
              <w:noProof/>
              <w:lang w:eastAsia="en-GB"/>
            </w:rPr>
          </w:pPr>
          <w:hyperlink w:anchor="_Toc457379857" w:history="1">
            <w:r w:rsidR="00AC09F3" w:rsidRPr="002C5245">
              <w:rPr>
                <w:rStyle w:val="Hyperlink"/>
                <w:noProof/>
              </w:rPr>
              <w:t>Modes of assessment</w:t>
            </w:r>
            <w:r w:rsidR="00AC09F3">
              <w:rPr>
                <w:noProof/>
                <w:webHidden/>
              </w:rPr>
              <w:tab/>
            </w:r>
            <w:r w:rsidR="00AC09F3">
              <w:rPr>
                <w:noProof/>
                <w:webHidden/>
              </w:rPr>
              <w:fldChar w:fldCharType="begin"/>
            </w:r>
            <w:r w:rsidR="00AC09F3">
              <w:rPr>
                <w:noProof/>
                <w:webHidden/>
              </w:rPr>
              <w:instrText xml:space="preserve"> PAGEREF _Toc457379857 \h </w:instrText>
            </w:r>
            <w:r w:rsidR="00AC09F3">
              <w:rPr>
                <w:noProof/>
                <w:webHidden/>
              </w:rPr>
            </w:r>
            <w:r w:rsidR="00AC09F3">
              <w:rPr>
                <w:noProof/>
                <w:webHidden/>
              </w:rPr>
              <w:fldChar w:fldCharType="separate"/>
            </w:r>
            <w:r w:rsidR="00AC09F3">
              <w:rPr>
                <w:noProof/>
                <w:webHidden/>
              </w:rPr>
              <w:t>24</w:t>
            </w:r>
            <w:r w:rsidR="00AC09F3">
              <w:rPr>
                <w:noProof/>
                <w:webHidden/>
              </w:rPr>
              <w:fldChar w:fldCharType="end"/>
            </w:r>
          </w:hyperlink>
        </w:p>
        <w:p w14:paraId="057153C3" w14:textId="77777777" w:rsidR="00AC09F3" w:rsidRDefault="00537F60">
          <w:pPr>
            <w:pStyle w:val="TOC2"/>
            <w:tabs>
              <w:tab w:val="right" w:leader="dot" w:pos="9016"/>
            </w:tabs>
            <w:rPr>
              <w:rFonts w:asciiTheme="minorHAnsi" w:eastAsiaTheme="minorEastAsia" w:hAnsiTheme="minorHAnsi"/>
              <w:noProof/>
              <w:lang w:eastAsia="en-GB"/>
            </w:rPr>
          </w:pPr>
          <w:hyperlink w:anchor="_Toc457379858" w:history="1">
            <w:r w:rsidR="00AC09F3" w:rsidRPr="002C5245">
              <w:rPr>
                <w:rStyle w:val="Hyperlink"/>
                <w:noProof/>
              </w:rPr>
              <w:t>Results and feedback</w:t>
            </w:r>
            <w:r w:rsidR="00AC09F3">
              <w:rPr>
                <w:noProof/>
                <w:webHidden/>
              </w:rPr>
              <w:tab/>
            </w:r>
            <w:r w:rsidR="00AC09F3">
              <w:rPr>
                <w:noProof/>
                <w:webHidden/>
              </w:rPr>
              <w:fldChar w:fldCharType="begin"/>
            </w:r>
            <w:r w:rsidR="00AC09F3">
              <w:rPr>
                <w:noProof/>
                <w:webHidden/>
              </w:rPr>
              <w:instrText xml:space="preserve"> PAGEREF _Toc457379858 \h </w:instrText>
            </w:r>
            <w:r w:rsidR="00AC09F3">
              <w:rPr>
                <w:noProof/>
                <w:webHidden/>
              </w:rPr>
            </w:r>
            <w:r w:rsidR="00AC09F3">
              <w:rPr>
                <w:noProof/>
                <w:webHidden/>
              </w:rPr>
              <w:fldChar w:fldCharType="separate"/>
            </w:r>
            <w:r w:rsidR="00AC09F3">
              <w:rPr>
                <w:noProof/>
                <w:webHidden/>
              </w:rPr>
              <w:t>26</w:t>
            </w:r>
            <w:r w:rsidR="00AC09F3">
              <w:rPr>
                <w:noProof/>
                <w:webHidden/>
              </w:rPr>
              <w:fldChar w:fldCharType="end"/>
            </w:r>
          </w:hyperlink>
        </w:p>
        <w:p w14:paraId="67A71A5B" w14:textId="77777777" w:rsidR="00AC09F3" w:rsidRDefault="00537F60">
          <w:pPr>
            <w:pStyle w:val="TOC3"/>
            <w:tabs>
              <w:tab w:val="right" w:leader="dot" w:pos="9016"/>
            </w:tabs>
            <w:rPr>
              <w:noProof/>
              <w:lang w:val="en-GB" w:eastAsia="en-GB"/>
            </w:rPr>
          </w:pPr>
          <w:hyperlink w:anchor="_Toc457379859" w:history="1">
            <w:r w:rsidR="00AC09F3" w:rsidRPr="002C5245">
              <w:rPr>
                <w:rStyle w:val="Hyperlink"/>
                <w:noProof/>
              </w:rPr>
              <w:t>Modes of Feedback</w:t>
            </w:r>
            <w:r w:rsidR="00AC09F3">
              <w:rPr>
                <w:noProof/>
                <w:webHidden/>
              </w:rPr>
              <w:tab/>
            </w:r>
            <w:r w:rsidR="00AC09F3">
              <w:rPr>
                <w:noProof/>
                <w:webHidden/>
              </w:rPr>
              <w:fldChar w:fldCharType="begin"/>
            </w:r>
            <w:r w:rsidR="00AC09F3">
              <w:rPr>
                <w:noProof/>
                <w:webHidden/>
              </w:rPr>
              <w:instrText xml:space="preserve"> PAGEREF _Toc457379859 \h </w:instrText>
            </w:r>
            <w:r w:rsidR="00AC09F3">
              <w:rPr>
                <w:noProof/>
                <w:webHidden/>
              </w:rPr>
            </w:r>
            <w:r w:rsidR="00AC09F3">
              <w:rPr>
                <w:noProof/>
                <w:webHidden/>
              </w:rPr>
              <w:fldChar w:fldCharType="separate"/>
            </w:r>
            <w:r w:rsidR="00AC09F3">
              <w:rPr>
                <w:noProof/>
                <w:webHidden/>
              </w:rPr>
              <w:t>26</w:t>
            </w:r>
            <w:r w:rsidR="00AC09F3">
              <w:rPr>
                <w:noProof/>
                <w:webHidden/>
              </w:rPr>
              <w:fldChar w:fldCharType="end"/>
            </w:r>
          </w:hyperlink>
        </w:p>
        <w:p w14:paraId="10AB0FF2" w14:textId="77777777" w:rsidR="00AC09F3" w:rsidRDefault="00537F60">
          <w:pPr>
            <w:pStyle w:val="TOC3"/>
            <w:tabs>
              <w:tab w:val="right" w:leader="dot" w:pos="9016"/>
            </w:tabs>
            <w:rPr>
              <w:noProof/>
              <w:lang w:val="en-GB" w:eastAsia="en-GB"/>
            </w:rPr>
          </w:pPr>
          <w:hyperlink w:anchor="_Toc457379860" w:history="1">
            <w:r w:rsidR="00AC09F3" w:rsidRPr="002C5245">
              <w:rPr>
                <w:rStyle w:val="Hyperlink"/>
                <w:noProof/>
              </w:rPr>
              <w:t>Result outcomes</w:t>
            </w:r>
            <w:r w:rsidR="00AC09F3">
              <w:rPr>
                <w:noProof/>
                <w:webHidden/>
              </w:rPr>
              <w:tab/>
            </w:r>
            <w:r w:rsidR="00AC09F3">
              <w:rPr>
                <w:noProof/>
                <w:webHidden/>
              </w:rPr>
              <w:fldChar w:fldCharType="begin"/>
            </w:r>
            <w:r w:rsidR="00AC09F3">
              <w:rPr>
                <w:noProof/>
                <w:webHidden/>
              </w:rPr>
              <w:instrText xml:space="preserve"> PAGEREF _Toc457379860 \h </w:instrText>
            </w:r>
            <w:r w:rsidR="00AC09F3">
              <w:rPr>
                <w:noProof/>
                <w:webHidden/>
              </w:rPr>
            </w:r>
            <w:r w:rsidR="00AC09F3">
              <w:rPr>
                <w:noProof/>
                <w:webHidden/>
              </w:rPr>
              <w:fldChar w:fldCharType="separate"/>
            </w:r>
            <w:r w:rsidR="00AC09F3">
              <w:rPr>
                <w:noProof/>
                <w:webHidden/>
              </w:rPr>
              <w:t>26</w:t>
            </w:r>
            <w:r w:rsidR="00AC09F3">
              <w:rPr>
                <w:noProof/>
                <w:webHidden/>
              </w:rPr>
              <w:fldChar w:fldCharType="end"/>
            </w:r>
          </w:hyperlink>
        </w:p>
        <w:p w14:paraId="0D8F6632" w14:textId="77777777" w:rsidR="00AC09F3" w:rsidRDefault="00537F60">
          <w:pPr>
            <w:pStyle w:val="TOC2"/>
            <w:tabs>
              <w:tab w:val="right" w:leader="dot" w:pos="9016"/>
            </w:tabs>
            <w:rPr>
              <w:rFonts w:asciiTheme="minorHAnsi" w:eastAsiaTheme="minorEastAsia" w:hAnsiTheme="minorHAnsi"/>
              <w:noProof/>
              <w:lang w:eastAsia="en-GB"/>
            </w:rPr>
          </w:pPr>
          <w:hyperlink w:anchor="_Toc457379861" w:history="1">
            <w:r w:rsidR="00AC09F3" w:rsidRPr="002C5245">
              <w:rPr>
                <w:rStyle w:val="Hyperlink"/>
                <w:noProof/>
              </w:rPr>
              <w:t>‘Your voice’</w:t>
            </w:r>
            <w:r w:rsidR="00AC09F3">
              <w:rPr>
                <w:noProof/>
                <w:webHidden/>
              </w:rPr>
              <w:tab/>
            </w:r>
            <w:r w:rsidR="00AC09F3">
              <w:rPr>
                <w:noProof/>
                <w:webHidden/>
              </w:rPr>
              <w:fldChar w:fldCharType="begin"/>
            </w:r>
            <w:r w:rsidR="00AC09F3">
              <w:rPr>
                <w:noProof/>
                <w:webHidden/>
              </w:rPr>
              <w:instrText xml:space="preserve"> PAGEREF _Toc457379861 \h </w:instrText>
            </w:r>
            <w:r w:rsidR="00AC09F3">
              <w:rPr>
                <w:noProof/>
                <w:webHidden/>
              </w:rPr>
            </w:r>
            <w:r w:rsidR="00AC09F3">
              <w:rPr>
                <w:noProof/>
                <w:webHidden/>
              </w:rPr>
              <w:fldChar w:fldCharType="separate"/>
            </w:r>
            <w:r w:rsidR="00AC09F3">
              <w:rPr>
                <w:noProof/>
                <w:webHidden/>
              </w:rPr>
              <w:t>26</w:t>
            </w:r>
            <w:r w:rsidR="00AC09F3">
              <w:rPr>
                <w:noProof/>
                <w:webHidden/>
              </w:rPr>
              <w:fldChar w:fldCharType="end"/>
            </w:r>
          </w:hyperlink>
        </w:p>
        <w:p w14:paraId="5150573E" w14:textId="77777777" w:rsidR="00AC09F3" w:rsidRDefault="00537F60">
          <w:pPr>
            <w:pStyle w:val="TOC2"/>
            <w:tabs>
              <w:tab w:val="right" w:leader="dot" w:pos="9016"/>
            </w:tabs>
            <w:rPr>
              <w:rFonts w:asciiTheme="minorHAnsi" w:eastAsiaTheme="minorEastAsia" w:hAnsiTheme="minorHAnsi"/>
              <w:noProof/>
              <w:lang w:eastAsia="en-GB"/>
            </w:rPr>
          </w:pPr>
          <w:hyperlink w:anchor="_Toc457379862" w:history="1">
            <w:r w:rsidR="00AC09F3" w:rsidRPr="002C5245">
              <w:rPr>
                <w:rStyle w:val="Hyperlink"/>
                <w:noProof/>
              </w:rPr>
              <w:t>STUDENT SUPPORT</w:t>
            </w:r>
            <w:r w:rsidR="00AC09F3">
              <w:rPr>
                <w:noProof/>
                <w:webHidden/>
              </w:rPr>
              <w:tab/>
            </w:r>
            <w:r w:rsidR="00AC09F3">
              <w:rPr>
                <w:noProof/>
                <w:webHidden/>
              </w:rPr>
              <w:fldChar w:fldCharType="begin"/>
            </w:r>
            <w:r w:rsidR="00AC09F3">
              <w:rPr>
                <w:noProof/>
                <w:webHidden/>
              </w:rPr>
              <w:instrText xml:space="preserve"> PAGEREF _Toc457379862 \h </w:instrText>
            </w:r>
            <w:r w:rsidR="00AC09F3">
              <w:rPr>
                <w:noProof/>
                <w:webHidden/>
              </w:rPr>
            </w:r>
            <w:r w:rsidR="00AC09F3">
              <w:rPr>
                <w:noProof/>
                <w:webHidden/>
              </w:rPr>
              <w:fldChar w:fldCharType="separate"/>
            </w:r>
            <w:r w:rsidR="00AC09F3">
              <w:rPr>
                <w:noProof/>
                <w:webHidden/>
              </w:rPr>
              <w:t>27</w:t>
            </w:r>
            <w:r w:rsidR="00AC09F3">
              <w:rPr>
                <w:noProof/>
                <w:webHidden/>
              </w:rPr>
              <w:fldChar w:fldCharType="end"/>
            </w:r>
          </w:hyperlink>
        </w:p>
        <w:p w14:paraId="122FBF84" w14:textId="77777777" w:rsidR="00AC09F3" w:rsidRDefault="00537F60">
          <w:pPr>
            <w:pStyle w:val="TOC3"/>
            <w:tabs>
              <w:tab w:val="right" w:leader="dot" w:pos="9016"/>
            </w:tabs>
            <w:rPr>
              <w:noProof/>
              <w:lang w:val="en-GB" w:eastAsia="en-GB"/>
            </w:rPr>
          </w:pPr>
          <w:hyperlink w:anchor="_Toc457379863" w:history="1">
            <w:r w:rsidR="00AC09F3" w:rsidRPr="002C5245">
              <w:rPr>
                <w:rStyle w:val="Hyperlink"/>
                <w:noProof/>
              </w:rPr>
              <w:t>Learning Skills Support (Succeed@Solent)</w:t>
            </w:r>
            <w:r w:rsidR="00AC09F3">
              <w:rPr>
                <w:noProof/>
                <w:webHidden/>
              </w:rPr>
              <w:tab/>
            </w:r>
            <w:r w:rsidR="00AC09F3">
              <w:rPr>
                <w:noProof/>
                <w:webHidden/>
              </w:rPr>
              <w:fldChar w:fldCharType="begin"/>
            </w:r>
            <w:r w:rsidR="00AC09F3">
              <w:rPr>
                <w:noProof/>
                <w:webHidden/>
              </w:rPr>
              <w:instrText xml:space="preserve"> PAGEREF _Toc457379863 \h </w:instrText>
            </w:r>
            <w:r w:rsidR="00AC09F3">
              <w:rPr>
                <w:noProof/>
                <w:webHidden/>
              </w:rPr>
            </w:r>
            <w:r w:rsidR="00AC09F3">
              <w:rPr>
                <w:noProof/>
                <w:webHidden/>
              </w:rPr>
              <w:fldChar w:fldCharType="separate"/>
            </w:r>
            <w:r w:rsidR="00AC09F3">
              <w:rPr>
                <w:noProof/>
                <w:webHidden/>
              </w:rPr>
              <w:t>27</w:t>
            </w:r>
            <w:r w:rsidR="00AC09F3">
              <w:rPr>
                <w:noProof/>
                <w:webHidden/>
              </w:rPr>
              <w:fldChar w:fldCharType="end"/>
            </w:r>
          </w:hyperlink>
        </w:p>
        <w:p w14:paraId="4CD2E433" w14:textId="77777777" w:rsidR="00AC09F3" w:rsidRDefault="00537F60">
          <w:pPr>
            <w:pStyle w:val="TOC3"/>
            <w:tabs>
              <w:tab w:val="right" w:leader="dot" w:pos="9016"/>
            </w:tabs>
            <w:rPr>
              <w:noProof/>
              <w:lang w:val="en-GB" w:eastAsia="en-GB"/>
            </w:rPr>
          </w:pPr>
          <w:hyperlink w:anchor="_Toc457379864" w:history="1">
            <w:r w:rsidR="00AC09F3" w:rsidRPr="002C5245">
              <w:rPr>
                <w:rStyle w:val="Hyperlink"/>
                <w:noProof/>
              </w:rPr>
              <w:t>Students’ Information Centre</w:t>
            </w:r>
            <w:r w:rsidR="00AC09F3">
              <w:rPr>
                <w:noProof/>
                <w:webHidden/>
              </w:rPr>
              <w:tab/>
            </w:r>
            <w:r w:rsidR="00AC09F3">
              <w:rPr>
                <w:noProof/>
                <w:webHidden/>
              </w:rPr>
              <w:fldChar w:fldCharType="begin"/>
            </w:r>
            <w:r w:rsidR="00AC09F3">
              <w:rPr>
                <w:noProof/>
                <w:webHidden/>
              </w:rPr>
              <w:instrText xml:space="preserve"> PAGEREF _Toc457379864 \h </w:instrText>
            </w:r>
            <w:r w:rsidR="00AC09F3">
              <w:rPr>
                <w:noProof/>
                <w:webHidden/>
              </w:rPr>
            </w:r>
            <w:r w:rsidR="00AC09F3">
              <w:rPr>
                <w:noProof/>
                <w:webHidden/>
              </w:rPr>
              <w:fldChar w:fldCharType="separate"/>
            </w:r>
            <w:r w:rsidR="00AC09F3">
              <w:rPr>
                <w:noProof/>
                <w:webHidden/>
              </w:rPr>
              <w:t>28</w:t>
            </w:r>
            <w:r w:rsidR="00AC09F3">
              <w:rPr>
                <w:noProof/>
                <w:webHidden/>
              </w:rPr>
              <w:fldChar w:fldCharType="end"/>
            </w:r>
          </w:hyperlink>
        </w:p>
        <w:p w14:paraId="518949AD" w14:textId="77777777" w:rsidR="00AC09F3" w:rsidRDefault="00537F60">
          <w:pPr>
            <w:pStyle w:val="TOC3"/>
            <w:tabs>
              <w:tab w:val="right" w:leader="dot" w:pos="9016"/>
            </w:tabs>
            <w:rPr>
              <w:noProof/>
              <w:lang w:val="en-GB" w:eastAsia="en-GB"/>
            </w:rPr>
          </w:pPr>
          <w:hyperlink w:anchor="_Toc457379865" w:history="1">
            <w:r w:rsidR="00AC09F3" w:rsidRPr="002C5245">
              <w:rPr>
                <w:rStyle w:val="Hyperlink"/>
                <w:noProof/>
              </w:rPr>
              <w:t>Employability and Enterprise Team</w:t>
            </w:r>
            <w:r w:rsidR="00AC09F3">
              <w:rPr>
                <w:noProof/>
                <w:webHidden/>
              </w:rPr>
              <w:tab/>
            </w:r>
            <w:r w:rsidR="00AC09F3">
              <w:rPr>
                <w:noProof/>
                <w:webHidden/>
              </w:rPr>
              <w:fldChar w:fldCharType="begin"/>
            </w:r>
            <w:r w:rsidR="00AC09F3">
              <w:rPr>
                <w:noProof/>
                <w:webHidden/>
              </w:rPr>
              <w:instrText xml:space="preserve"> PAGEREF _Toc457379865 \h </w:instrText>
            </w:r>
            <w:r w:rsidR="00AC09F3">
              <w:rPr>
                <w:noProof/>
                <w:webHidden/>
              </w:rPr>
            </w:r>
            <w:r w:rsidR="00AC09F3">
              <w:rPr>
                <w:noProof/>
                <w:webHidden/>
              </w:rPr>
              <w:fldChar w:fldCharType="separate"/>
            </w:r>
            <w:r w:rsidR="00AC09F3">
              <w:rPr>
                <w:noProof/>
                <w:webHidden/>
              </w:rPr>
              <w:t>28</w:t>
            </w:r>
            <w:r w:rsidR="00AC09F3">
              <w:rPr>
                <w:noProof/>
                <w:webHidden/>
              </w:rPr>
              <w:fldChar w:fldCharType="end"/>
            </w:r>
          </w:hyperlink>
        </w:p>
        <w:p w14:paraId="1ADC40D3" w14:textId="77777777" w:rsidR="00AC09F3" w:rsidRDefault="00537F60">
          <w:pPr>
            <w:pStyle w:val="TOC3"/>
            <w:tabs>
              <w:tab w:val="right" w:leader="dot" w:pos="9016"/>
            </w:tabs>
            <w:rPr>
              <w:noProof/>
              <w:lang w:val="en-GB" w:eastAsia="en-GB"/>
            </w:rPr>
          </w:pPr>
          <w:hyperlink w:anchor="_Toc457379866" w:history="1">
            <w:r w:rsidR="00AC09F3" w:rsidRPr="002C5245">
              <w:rPr>
                <w:rStyle w:val="Hyperlink"/>
                <w:noProof/>
              </w:rPr>
              <w:t>Access Solent</w:t>
            </w:r>
            <w:r w:rsidR="00AC09F3">
              <w:rPr>
                <w:noProof/>
                <w:webHidden/>
              </w:rPr>
              <w:tab/>
            </w:r>
            <w:r w:rsidR="00AC09F3">
              <w:rPr>
                <w:noProof/>
                <w:webHidden/>
              </w:rPr>
              <w:fldChar w:fldCharType="begin"/>
            </w:r>
            <w:r w:rsidR="00AC09F3">
              <w:rPr>
                <w:noProof/>
                <w:webHidden/>
              </w:rPr>
              <w:instrText xml:space="preserve"> PAGEREF _Toc457379866 \h </w:instrText>
            </w:r>
            <w:r w:rsidR="00AC09F3">
              <w:rPr>
                <w:noProof/>
                <w:webHidden/>
              </w:rPr>
            </w:r>
            <w:r w:rsidR="00AC09F3">
              <w:rPr>
                <w:noProof/>
                <w:webHidden/>
              </w:rPr>
              <w:fldChar w:fldCharType="separate"/>
            </w:r>
            <w:r w:rsidR="00AC09F3">
              <w:rPr>
                <w:noProof/>
                <w:webHidden/>
              </w:rPr>
              <w:t>28</w:t>
            </w:r>
            <w:r w:rsidR="00AC09F3">
              <w:rPr>
                <w:noProof/>
                <w:webHidden/>
              </w:rPr>
              <w:fldChar w:fldCharType="end"/>
            </w:r>
          </w:hyperlink>
        </w:p>
        <w:p w14:paraId="0EAFA35D" w14:textId="77777777" w:rsidR="00AC09F3" w:rsidRDefault="00537F60">
          <w:pPr>
            <w:pStyle w:val="TOC3"/>
            <w:tabs>
              <w:tab w:val="right" w:leader="dot" w:pos="9016"/>
            </w:tabs>
            <w:rPr>
              <w:noProof/>
              <w:lang w:val="en-GB" w:eastAsia="en-GB"/>
            </w:rPr>
          </w:pPr>
          <w:hyperlink w:anchor="_Toc457379867" w:history="1">
            <w:r w:rsidR="00AC09F3" w:rsidRPr="002C5245">
              <w:rPr>
                <w:rStyle w:val="Hyperlink"/>
                <w:noProof/>
              </w:rPr>
              <w:t>Mountbatten Library and Learning Resource Centre including the Study Skills Advisors</w:t>
            </w:r>
            <w:r w:rsidR="00AC09F3">
              <w:rPr>
                <w:noProof/>
                <w:webHidden/>
              </w:rPr>
              <w:tab/>
            </w:r>
            <w:r w:rsidR="00AC09F3">
              <w:rPr>
                <w:noProof/>
                <w:webHidden/>
              </w:rPr>
              <w:fldChar w:fldCharType="begin"/>
            </w:r>
            <w:r w:rsidR="00AC09F3">
              <w:rPr>
                <w:noProof/>
                <w:webHidden/>
              </w:rPr>
              <w:instrText xml:space="preserve"> PAGEREF _Toc457379867 \h </w:instrText>
            </w:r>
            <w:r w:rsidR="00AC09F3">
              <w:rPr>
                <w:noProof/>
                <w:webHidden/>
              </w:rPr>
            </w:r>
            <w:r w:rsidR="00AC09F3">
              <w:rPr>
                <w:noProof/>
                <w:webHidden/>
              </w:rPr>
              <w:fldChar w:fldCharType="separate"/>
            </w:r>
            <w:r w:rsidR="00AC09F3">
              <w:rPr>
                <w:noProof/>
                <w:webHidden/>
              </w:rPr>
              <w:t>28</w:t>
            </w:r>
            <w:r w:rsidR="00AC09F3">
              <w:rPr>
                <w:noProof/>
                <w:webHidden/>
              </w:rPr>
              <w:fldChar w:fldCharType="end"/>
            </w:r>
          </w:hyperlink>
        </w:p>
        <w:p w14:paraId="031AEFEB" w14:textId="77777777" w:rsidR="00AC09F3" w:rsidRDefault="00537F60">
          <w:pPr>
            <w:pStyle w:val="TOC3"/>
            <w:tabs>
              <w:tab w:val="right" w:leader="dot" w:pos="9016"/>
            </w:tabs>
            <w:rPr>
              <w:noProof/>
              <w:lang w:val="en-GB" w:eastAsia="en-GB"/>
            </w:rPr>
          </w:pPr>
          <w:hyperlink w:anchor="_Toc457379868" w:history="1">
            <w:r w:rsidR="00AC09F3" w:rsidRPr="002C5245">
              <w:rPr>
                <w:rStyle w:val="Hyperlink"/>
                <w:noProof/>
              </w:rPr>
              <w:t>Learning Resource Centres (LRC)</w:t>
            </w:r>
            <w:r w:rsidR="00AC09F3">
              <w:rPr>
                <w:noProof/>
                <w:webHidden/>
              </w:rPr>
              <w:tab/>
            </w:r>
            <w:r w:rsidR="00AC09F3">
              <w:rPr>
                <w:noProof/>
                <w:webHidden/>
              </w:rPr>
              <w:fldChar w:fldCharType="begin"/>
            </w:r>
            <w:r w:rsidR="00AC09F3">
              <w:rPr>
                <w:noProof/>
                <w:webHidden/>
              </w:rPr>
              <w:instrText xml:space="preserve"> PAGEREF _Toc457379868 \h </w:instrText>
            </w:r>
            <w:r w:rsidR="00AC09F3">
              <w:rPr>
                <w:noProof/>
                <w:webHidden/>
              </w:rPr>
            </w:r>
            <w:r w:rsidR="00AC09F3">
              <w:rPr>
                <w:noProof/>
                <w:webHidden/>
              </w:rPr>
              <w:fldChar w:fldCharType="separate"/>
            </w:r>
            <w:r w:rsidR="00AC09F3">
              <w:rPr>
                <w:noProof/>
                <w:webHidden/>
              </w:rPr>
              <w:t>28</w:t>
            </w:r>
            <w:r w:rsidR="00AC09F3">
              <w:rPr>
                <w:noProof/>
                <w:webHidden/>
              </w:rPr>
              <w:fldChar w:fldCharType="end"/>
            </w:r>
          </w:hyperlink>
        </w:p>
        <w:p w14:paraId="3B72C8A3" w14:textId="77777777" w:rsidR="00AC09F3" w:rsidRDefault="00537F60">
          <w:pPr>
            <w:pStyle w:val="TOC3"/>
            <w:tabs>
              <w:tab w:val="right" w:leader="dot" w:pos="9016"/>
            </w:tabs>
            <w:rPr>
              <w:noProof/>
              <w:lang w:val="en-GB" w:eastAsia="en-GB"/>
            </w:rPr>
          </w:pPr>
          <w:hyperlink w:anchor="_Toc457379869" w:history="1">
            <w:r w:rsidR="00AC09F3" w:rsidRPr="002C5245">
              <w:rPr>
                <w:rStyle w:val="Hyperlink"/>
                <w:noProof/>
              </w:rPr>
              <w:t>International Advice Service</w:t>
            </w:r>
            <w:r w:rsidR="00AC09F3">
              <w:rPr>
                <w:noProof/>
                <w:webHidden/>
              </w:rPr>
              <w:tab/>
            </w:r>
            <w:r w:rsidR="00AC09F3">
              <w:rPr>
                <w:noProof/>
                <w:webHidden/>
              </w:rPr>
              <w:fldChar w:fldCharType="begin"/>
            </w:r>
            <w:r w:rsidR="00AC09F3">
              <w:rPr>
                <w:noProof/>
                <w:webHidden/>
              </w:rPr>
              <w:instrText xml:space="preserve"> PAGEREF _Toc457379869 \h </w:instrText>
            </w:r>
            <w:r w:rsidR="00AC09F3">
              <w:rPr>
                <w:noProof/>
                <w:webHidden/>
              </w:rPr>
            </w:r>
            <w:r w:rsidR="00AC09F3">
              <w:rPr>
                <w:noProof/>
                <w:webHidden/>
              </w:rPr>
              <w:fldChar w:fldCharType="separate"/>
            </w:r>
            <w:r w:rsidR="00AC09F3">
              <w:rPr>
                <w:noProof/>
                <w:webHidden/>
              </w:rPr>
              <w:t>28</w:t>
            </w:r>
            <w:r w:rsidR="00AC09F3">
              <w:rPr>
                <w:noProof/>
                <w:webHidden/>
              </w:rPr>
              <w:fldChar w:fldCharType="end"/>
            </w:r>
          </w:hyperlink>
        </w:p>
        <w:p w14:paraId="3D87ECE2" w14:textId="77777777" w:rsidR="00AC09F3" w:rsidRDefault="00537F60">
          <w:pPr>
            <w:pStyle w:val="TOC3"/>
            <w:tabs>
              <w:tab w:val="right" w:leader="dot" w:pos="9016"/>
            </w:tabs>
            <w:rPr>
              <w:noProof/>
              <w:lang w:val="en-GB" w:eastAsia="en-GB"/>
            </w:rPr>
          </w:pPr>
          <w:hyperlink w:anchor="_Toc457379870" w:history="1">
            <w:r w:rsidR="00AC09F3" w:rsidRPr="002C5245">
              <w:rPr>
                <w:rStyle w:val="Hyperlink"/>
                <w:noProof/>
              </w:rPr>
              <w:t>Sport Solent</w:t>
            </w:r>
            <w:r w:rsidR="00AC09F3">
              <w:rPr>
                <w:noProof/>
                <w:webHidden/>
              </w:rPr>
              <w:tab/>
            </w:r>
            <w:r w:rsidR="00AC09F3">
              <w:rPr>
                <w:noProof/>
                <w:webHidden/>
              </w:rPr>
              <w:fldChar w:fldCharType="begin"/>
            </w:r>
            <w:r w:rsidR="00AC09F3">
              <w:rPr>
                <w:noProof/>
                <w:webHidden/>
              </w:rPr>
              <w:instrText xml:space="preserve"> PAGEREF _Toc457379870 \h </w:instrText>
            </w:r>
            <w:r w:rsidR="00AC09F3">
              <w:rPr>
                <w:noProof/>
                <w:webHidden/>
              </w:rPr>
            </w:r>
            <w:r w:rsidR="00AC09F3">
              <w:rPr>
                <w:noProof/>
                <w:webHidden/>
              </w:rPr>
              <w:fldChar w:fldCharType="separate"/>
            </w:r>
            <w:r w:rsidR="00AC09F3">
              <w:rPr>
                <w:noProof/>
                <w:webHidden/>
              </w:rPr>
              <w:t>28</w:t>
            </w:r>
            <w:r w:rsidR="00AC09F3">
              <w:rPr>
                <w:noProof/>
                <w:webHidden/>
              </w:rPr>
              <w:fldChar w:fldCharType="end"/>
            </w:r>
          </w:hyperlink>
        </w:p>
        <w:p w14:paraId="22977883" w14:textId="77777777" w:rsidR="00AC09F3" w:rsidRDefault="00537F60">
          <w:pPr>
            <w:pStyle w:val="TOC1"/>
            <w:tabs>
              <w:tab w:val="right" w:leader="dot" w:pos="9016"/>
            </w:tabs>
            <w:rPr>
              <w:rFonts w:asciiTheme="minorHAnsi" w:eastAsiaTheme="minorEastAsia" w:hAnsiTheme="minorHAnsi"/>
              <w:noProof/>
              <w:lang w:eastAsia="en-GB"/>
            </w:rPr>
          </w:pPr>
          <w:hyperlink w:anchor="_Toc457379871" w:history="1">
            <w:r w:rsidR="00AC09F3" w:rsidRPr="002C5245">
              <w:rPr>
                <w:rStyle w:val="Hyperlink"/>
                <w:noProof/>
              </w:rPr>
              <w:t>OTHER USEFUL INFORMATION</w:t>
            </w:r>
            <w:r w:rsidR="00AC09F3">
              <w:rPr>
                <w:noProof/>
                <w:webHidden/>
              </w:rPr>
              <w:tab/>
            </w:r>
            <w:r w:rsidR="00AC09F3">
              <w:rPr>
                <w:noProof/>
                <w:webHidden/>
              </w:rPr>
              <w:fldChar w:fldCharType="begin"/>
            </w:r>
            <w:r w:rsidR="00AC09F3">
              <w:rPr>
                <w:noProof/>
                <w:webHidden/>
              </w:rPr>
              <w:instrText xml:space="preserve"> PAGEREF _Toc457379871 \h </w:instrText>
            </w:r>
            <w:r w:rsidR="00AC09F3">
              <w:rPr>
                <w:noProof/>
                <w:webHidden/>
              </w:rPr>
            </w:r>
            <w:r w:rsidR="00AC09F3">
              <w:rPr>
                <w:noProof/>
                <w:webHidden/>
              </w:rPr>
              <w:fldChar w:fldCharType="separate"/>
            </w:r>
            <w:r w:rsidR="00AC09F3">
              <w:rPr>
                <w:noProof/>
                <w:webHidden/>
              </w:rPr>
              <w:t>30</w:t>
            </w:r>
            <w:r w:rsidR="00AC09F3">
              <w:rPr>
                <w:noProof/>
                <w:webHidden/>
              </w:rPr>
              <w:fldChar w:fldCharType="end"/>
            </w:r>
          </w:hyperlink>
        </w:p>
        <w:p w14:paraId="27F70E56" w14:textId="77777777" w:rsidR="00AC09F3" w:rsidRDefault="00537F60">
          <w:pPr>
            <w:pStyle w:val="TOC3"/>
            <w:tabs>
              <w:tab w:val="right" w:leader="dot" w:pos="9016"/>
            </w:tabs>
            <w:rPr>
              <w:noProof/>
              <w:lang w:val="en-GB" w:eastAsia="en-GB"/>
            </w:rPr>
          </w:pPr>
          <w:hyperlink w:anchor="_Toc457379872" w:history="1">
            <w:r w:rsidR="00AC09F3" w:rsidRPr="002C5245">
              <w:rPr>
                <w:rStyle w:val="Hyperlink"/>
                <w:noProof/>
                <w:lang w:eastAsia="en-GB"/>
              </w:rPr>
              <w:t>Student Charter</w:t>
            </w:r>
            <w:r w:rsidR="00AC09F3">
              <w:rPr>
                <w:noProof/>
                <w:webHidden/>
              </w:rPr>
              <w:tab/>
            </w:r>
            <w:r w:rsidR="00AC09F3">
              <w:rPr>
                <w:noProof/>
                <w:webHidden/>
              </w:rPr>
              <w:fldChar w:fldCharType="begin"/>
            </w:r>
            <w:r w:rsidR="00AC09F3">
              <w:rPr>
                <w:noProof/>
                <w:webHidden/>
              </w:rPr>
              <w:instrText xml:space="preserve"> PAGEREF _Toc457379872 \h </w:instrText>
            </w:r>
            <w:r w:rsidR="00AC09F3">
              <w:rPr>
                <w:noProof/>
                <w:webHidden/>
              </w:rPr>
            </w:r>
            <w:r w:rsidR="00AC09F3">
              <w:rPr>
                <w:noProof/>
                <w:webHidden/>
              </w:rPr>
              <w:fldChar w:fldCharType="separate"/>
            </w:r>
            <w:r w:rsidR="00AC09F3">
              <w:rPr>
                <w:noProof/>
                <w:webHidden/>
              </w:rPr>
              <w:t>30</w:t>
            </w:r>
            <w:r w:rsidR="00AC09F3">
              <w:rPr>
                <w:noProof/>
                <w:webHidden/>
              </w:rPr>
              <w:fldChar w:fldCharType="end"/>
            </w:r>
          </w:hyperlink>
        </w:p>
        <w:p w14:paraId="4BEDBD6D" w14:textId="77777777" w:rsidR="00AC09F3" w:rsidRDefault="00537F60">
          <w:pPr>
            <w:pStyle w:val="TOC3"/>
            <w:tabs>
              <w:tab w:val="right" w:leader="dot" w:pos="9016"/>
            </w:tabs>
            <w:rPr>
              <w:noProof/>
              <w:lang w:val="en-GB" w:eastAsia="en-GB"/>
            </w:rPr>
          </w:pPr>
          <w:hyperlink w:anchor="_Toc457379873" w:history="1">
            <w:r w:rsidR="00AC09F3" w:rsidRPr="002C5245">
              <w:rPr>
                <w:rStyle w:val="Hyperlink"/>
                <w:noProof/>
              </w:rPr>
              <w:t>Recognition of Prior Learning</w:t>
            </w:r>
            <w:r w:rsidR="00AC09F3">
              <w:rPr>
                <w:noProof/>
                <w:webHidden/>
              </w:rPr>
              <w:tab/>
            </w:r>
            <w:r w:rsidR="00AC09F3">
              <w:rPr>
                <w:noProof/>
                <w:webHidden/>
              </w:rPr>
              <w:fldChar w:fldCharType="begin"/>
            </w:r>
            <w:r w:rsidR="00AC09F3">
              <w:rPr>
                <w:noProof/>
                <w:webHidden/>
              </w:rPr>
              <w:instrText xml:space="preserve"> PAGEREF _Toc457379873 \h </w:instrText>
            </w:r>
            <w:r w:rsidR="00AC09F3">
              <w:rPr>
                <w:noProof/>
                <w:webHidden/>
              </w:rPr>
            </w:r>
            <w:r w:rsidR="00AC09F3">
              <w:rPr>
                <w:noProof/>
                <w:webHidden/>
              </w:rPr>
              <w:fldChar w:fldCharType="separate"/>
            </w:r>
            <w:r w:rsidR="00AC09F3">
              <w:rPr>
                <w:noProof/>
                <w:webHidden/>
              </w:rPr>
              <w:t>30</w:t>
            </w:r>
            <w:r w:rsidR="00AC09F3">
              <w:rPr>
                <w:noProof/>
                <w:webHidden/>
              </w:rPr>
              <w:fldChar w:fldCharType="end"/>
            </w:r>
          </w:hyperlink>
        </w:p>
        <w:p w14:paraId="7A88E3AC" w14:textId="77777777" w:rsidR="00AC09F3" w:rsidRDefault="00537F60">
          <w:pPr>
            <w:pStyle w:val="TOC3"/>
            <w:tabs>
              <w:tab w:val="right" w:leader="dot" w:pos="9016"/>
            </w:tabs>
            <w:rPr>
              <w:noProof/>
              <w:lang w:val="en-GB" w:eastAsia="en-GB"/>
            </w:rPr>
          </w:pPr>
          <w:hyperlink w:anchor="_Toc457379874" w:history="1">
            <w:r w:rsidR="00AC09F3" w:rsidRPr="002C5245">
              <w:rPr>
                <w:rStyle w:val="Hyperlink"/>
                <w:noProof/>
              </w:rPr>
              <w:t>Academic writing and referencing</w:t>
            </w:r>
            <w:r w:rsidR="00AC09F3">
              <w:rPr>
                <w:noProof/>
                <w:webHidden/>
              </w:rPr>
              <w:tab/>
            </w:r>
            <w:r w:rsidR="00AC09F3">
              <w:rPr>
                <w:noProof/>
                <w:webHidden/>
              </w:rPr>
              <w:fldChar w:fldCharType="begin"/>
            </w:r>
            <w:r w:rsidR="00AC09F3">
              <w:rPr>
                <w:noProof/>
                <w:webHidden/>
              </w:rPr>
              <w:instrText xml:space="preserve"> PAGEREF _Toc457379874 \h </w:instrText>
            </w:r>
            <w:r w:rsidR="00AC09F3">
              <w:rPr>
                <w:noProof/>
                <w:webHidden/>
              </w:rPr>
            </w:r>
            <w:r w:rsidR="00AC09F3">
              <w:rPr>
                <w:noProof/>
                <w:webHidden/>
              </w:rPr>
              <w:fldChar w:fldCharType="separate"/>
            </w:r>
            <w:r w:rsidR="00AC09F3">
              <w:rPr>
                <w:noProof/>
                <w:webHidden/>
              </w:rPr>
              <w:t>30</w:t>
            </w:r>
            <w:r w:rsidR="00AC09F3">
              <w:rPr>
                <w:noProof/>
                <w:webHidden/>
              </w:rPr>
              <w:fldChar w:fldCharType="end"/>
            </w:r>
          </w:hyperlink>
        </w:p>
        <w:p w14:paraId="70933EF5" w14:textId="77777777" w:rsidR="00AC09F3" w:rsidRDefault="00537F60">
          <w:pPr>
            <w:pStyle w:val="TOC3"/>
            <w:tabs>
              <w:tab w:val="right" w:leader="dot" w:pos="9016"/>
            </w:tabs>
            <w:rPr>
              <w:noProof/>
              <w:lang w:val="en-GB" w:eastAsia="en-GB"/>
            </w:rPr>
          </w:pPr>
          <w:hyperlink w:anchor="_Toc457379875" w:history="1">
            <w:r w:rsidR="00AC09F3" w:rsidRPr="002C5245">
              <w:rPr>
                <w:rStyle w:val="Hyperlink"/>
                <w:noProof/>
              </w:rPr>
              <w:t>Extenuating circumstances</w:t>
            </w:r>
            <w:r w:rsidR="00AC09F3">
              <w:rPr>
                <w:noProof/>
                <w:webHidden/>
              </w:rPr>
              <w:tab/>
            </w:r>
            <w:r w:rsidR="00AC09F3">
              <w:rPr>
                <w:noProof/>
                <w:webHidden/>
              </w:rPr>
              <w:fldChar w:fldCharType="begin"/>
            </w:r>
            <w:r w:rsidR="00AC09F3">
              <w:rPr>
                <w:noProof/>
                <w:webHidden/>
              </w:rPr>
              <w:instrText xml:space="preserve"> PAGEREF _Toc457379875 \h </w:instrText>
            </w:r>
            <w:r w:rsidR="00AC09F3">
              <w:rPr>
                <w:noProof/>
                <w:webHidden/>
              </w:rPr>
            </w:r>
            <w:r w:rsidR="00AC09F3">
              <w:rPr>
                <w:noProof/>
                <w:webHidden/>
              </w:rPr>
              <w:fldChar w:fldCharType="separate"/>
            </w:r>
            <w:r w:rsidR="00AC09F3">
              <w:rPr>
                <w:noProof/>
                <w:webHidden/>
              </w:rPr>
              <w:t>30</w:t>
            </w:r>
            <w:r w:rsidR="00AC09F3">
              <w:rPr>
                <w:noProof/>
                <w:webHidden/>
              </w:rPr>
              <w:fldChar w:fldCharType="end"/>
            </w:r>
          </w:hyperlink>
        </w:p>
        <w:p w14:paraId="5BE33869" w14:textId="77777777" w:rsidR="00AC09F3" w:rsidRDefault="00537F60">
          <w:pPr>
            <w:pStyle w:val="TOC3"/>
            <w:tabs>
              <w:tab w:val="right" w:leader="dot" w:pos="9016"/>
            </w:tabs>
            <w:rPr>
              <w:noProof/>
              <w:lang w:val="en-GB" w:eastAsia="en-GB"/>
            </w:rPr>
          </w:pPr>
          <w:hyperlink w:anchor="_Toc457379876" w:history="1">
            <w:r w:rsidR="00AC09F3" w:rsidRPr="002C5245">
              <w:rPr>
                <w:rStyle w:val="Hyperlink"/>
                <w:noProof/>
              </w:rPr>
              <w:t>Query and appeal against decision of an assessment or award board</w:t>
            </w:r>
            <w:r w:rsidR="00AC09F3">
              <w:rPr>
                <w:noProof/>
                <w:webHidden/>
              </w:rPr>
              <w:tab/>
            </w:r>
            <w:r w:rsidR="00AC09F3">
              <w:rPr>
                <w:noProof/>
                <w:webHidden/>
              </w:rPr>
              <w:fldChar w:fldCharType="begin"/>
            </w:r>
            <w:r w:rsidR="00AC09F3">
              <w:rPr>
                <w:noProof/>
                <w:webHidden/>
              </w:rPr>
              <w:instrText xml:space="preserve"> PAGEREF _Toc457379876 \h </w:instrText>
            </w:r>
            <w:r w:rsidR="00AC09F3">
              <w:rPr>
                <w:noProof/>
                <w:webHidden/>
              </w:rPr>
            </w:r>
            <w:r w:rsidR="00AC09F3">
              <w:rPr>
                <w:noProof/>
                <w:webHidden/>
              </w:rPr>
              <w:fldChar w:fldCharType="separate"/>
            </w:r>
            <w:r w:rsidR="00AC09F3">
              <w:rPr>
                <w:noProof/>
                <w:webHidden/>
              </w:rPr>
              <w:t>30</w:t>
            </w:r>
            <w:r w:rsidR="00AC09F3">
              <w:rPr>
                <w:noProof/>
                <w:webHidden/>
              </w:rPr>
              <w:fldChar w:fldCharType="end"/>
            </w:r>
          </w:hyperlink>
        </w:p>
        <w:p w14:paraId="36F7F447" w14:textId="77777777" w:rsidR="00AC09F3" w:rsidRDefault="00537F60">
          <w:pPr>
            <w:pStyle w:val="TOC3"/>
            <w:tabs>
              <w:tab w:val="right" w:leader="dot" w:pos="9016"/>
            </w:tabs>
            <w:rPr>
              <w:noProof/>
              <w:lang w:val="en-GB" w:eastAsia="en-GB"/>
            </w:rPr>
          </w:pPr>
          <w:hyperlink w:anchor="_Toc457379877" w:history="1">
            <w:r w:rsidR="00AC09F3" w:rsidRPr="002C5245">
              <w:rPr>
                <w:rStyle w:val="Hyperlink"/>
                <w:noProof/>
              </w:rPr>
              <w:t>Turnitin and Solent Online Learning submissions</w:t>
            </w:r>
            <w:r w:rsidR="00AC09F3">
              <w:rPr>
                <w:noProof/>
                <w:webHidden/>
              </w:rPr>
              <w:tab/>
            </w:r>
            <w:r w:rsidR="00AC09F3">
              <w:rPr>
                <w:noProof/>
                <w:webHidden/>
              </w:rPr>
              <w:fldChar w:fldCharType="begin"/>
            </w:r>
            <w:r w:rsidR="00AC09F3">
              <w:rPr>
                <w:noProof/>
                <w:webHidden/>
              </w:rPr>
              <w:instrText xml:space="preserve"> PAGEREF _Toc457379877 \h </w:instrText>
            </w:r>
            <w:r w:rsidR="00AC09F3">
              <w:rPr>
                <w:noProof/>
                <w:webHidden/>
              </w:rPr>
            </w:r>
            <w:r w:rsidR="00AC09F3">
              <w:rPr>
                <w:noProof/>
                <w:webHidden/>
              </w:rPr>
              <w:fldChar w:fldCharType="separate"/>
            </w:r>
            <w:r w:rsidR="00AC09F3">
              <w:rPr>
                <w:noProof/>
                <w:webHidden/>
              </w:rPr>
              <w:t>30</w:t>
            </w:r>
            <w:r w:rsidR="00AC09F3">
              <w:rPr>
                <w:noProof/>
                <w:webHidden/>
              </w:rPr>
              <w:fldChar w:fldCharType="end"/>
            </w:r>
          </w:hyperlink>
        </w:p>
        <w:p w14:paraId="6163235B" w14:textId="77777777" w:rsidR="00AC09F3" w:rsidRDefault="00537F60">
          <w:pPr>
            <w:pStyle w:val="TOC3"/>
            <w:tabs>
              <w:tab w:val="right" w:leader="dot" w:pos="9016"/>
            </w:tabs>
            <w:rPr>
              <w:noProof/>
              <w:lang w:val="en-GB" w:eastAsia="en-GB"/>
            </w:rPr>
          </w:pPr>
          <w:hyperlink w:anchor="_Toc457379878" w:history="1">
            <w:r w:rsidR="00AC09F3" w:rsidRPr="002C5245">
              <w:rPr>
                <w:rStyle w:val="Hyperlink"/>
                <w:noProof/>
              </w:rPr>
              <w:t>Grade marking</w:t>
            </w:r>
            <w:r w:rsidR="00AC09F3">
              <w:rPr>
                <w:noProof/>
                <w:webHidden/>
              </w:rPr>
              <w:tab/>
            </w:r>
            <w:r w:rsidR="00AC09F3">
              <w:rPr>
                <w:noProof/>
                <w:webHidden/>
              </w:rPr>
              <w:fldChar w:fldCharType="begin"/>
            </w:r>
            <w:r w:rsidR="00AC09F3">
              <w:rPr>
                <w:noProof/>
                <w:webHidden/>
              </w:rPr>
              <w:instrText xml:space="preserve"> PAGEREF _Toc457379878 \h </w:instrText>
            </w:r>
            <w:r w:rsidR="00AC09F3">
              <w:rPr>
                <w:noProof/>
                <w:webHidden/>
              </w:rPr>
            </w:r>
            <w:r w:rsidR="00AC09F3">
              <w:rPr>
                <w:noProof/>
                <w:webHidden/>
              </w:rPr>
              <w:fldChar w:fldCharType="separate"/>
            </w:r>
            <w:r w:rsidR="00AC09F3">
              <w:rPr>
                <w:noProof/>
                <w:webHidden/>
              </w:rPr>
              <w:t>31</w:t>
            </w:r>
            <w:r w:rsidR="00AC09F3">
              <w:rPr>
                <w:noProof/>
                <w:webHidden/>
              </w:rPr>
              <w:fldChar w:fldCharType="end"/>
            </w:r>
          </w:hyperlink>
        </w:p>
        <w:p w14:paraId="3350328D" w14:textId="77777777" w:rsidR="00AC09F3" w:rsidRDefault="00537F60">
          <w:pPr>
            <w:pStyle w:val="TOC3"/>
            <w:tabs>
              <w:tab w:val="right" w:leader="dot" w:pos="9016"/>
            </w:tabs>
            <w:rPr>
              <w:noProof/>
              <w:lang w:val="en-GB" w:eastAsia="en-GB"/>
            </w:rPr>
          </w:pPr>
          <w:hyperlink w:anchor="_Toc457379879" w:history="1">
            <w:r w:rsidR="00AC09F3" w:rsidRPr="002C5245">
              <w:rPr>
                <w:rStyle w:val="Hyperlink"/>
                <w:noProof/>
              </w:rPr>
              <w:t>Research ethics and integrity</w:t>
            </w:r>
            <w:r w:rsidR="00AC09F3">
              <w:rPr>
                <w:noProof/>
                <w:webHidden/>
              </w:rPr>
              <w:tab/>
            </w:r>
            <w:r w:rsidR="00AC09F3">
              <w:rPr>
                <w:noProof/>
                <w:webHidden/>
              </w:rPr>
              <w:fldChar w:fldCharType="begin"/>
            </w:r>
            <w:r w:rsidR="00AC09F3">
              <w:rPr>
                <w:noProof/>
                <w:webHidden/>
              </w:rPr>
              <w:instrText xml:space="preserve"> PAGEREF _Toc457379879 \h </w:instrText>
            </w:r>
            <w:r w:rsidR="00AC09F3">
              <w:rPr>
                <w:noProof/>
                <w:webHidden/>
              </w:rPr>
            </w:r>
            <w:r w:rsidR="00AC09F3">
              <w:rPr>
                <w:noProof/>
                <w:webHidden/>
              </w:rPr>
              <w:fldChar w:fldCharType="separate"/>
            </w:r>
            <w:r w:rsidR="00AC09F3">
              <w:rPr>
                <w:noProof/>
                <w:webHidden/>
              </w:rPr>
              <w:t>31</w:t>
            </w:r>
            <w:r w:rsidR="00AC09F3">
              <w:rPr>
                <w:noProof/>
                <w:webHidden/>
              </w:rPr>
              <w:fldChar w:fldCharType="end"/>
            </w:r>
          </w:hyperlink>
        </w:p>
        <w:p w14:paraId="26B0128E" w14:textId="77777777" w:rsidR="00AC09F3" w:rsidRDefault="00537F60">
          <w:pPr>
            <w:pStyle w:val="TOC3"/>
            <w:tabs>
              <w:tab w:val="right" w:leader="dot" w:pos="9016"/>
            </w:tabs>
            <w:rPr>
              <w:noProof/>
              <w:lang w:val="en-GB" w:eastAsia="en-GB"/>
            </w:rPr>
          </w:pPr>
          <w:hyperlink w:anchor="_Toc457379880" w:history="1">
            <w:r w:rsidR="00AC09F3" w:rsidRPr="002C5245">
              <w:rPr>
                <w:rStyle w:val="Hyperlink"/>
                <w:noProof/>
              </w:rPr>
              <w:t>Attendance and participation</w:t>
            </w:r>
            <w:r w:rsidR="00AC09F3">
              <w:rPr>
                <w:noProof/>
                <w:webHidden/>
              </w:rPr>
              <w:tab/>
            </w:r>
            <w:r w:rsidR="00AC09F3">
              <w:rPr>
                <w:noProof/>
                <w:webHidden/>
              </w:rPr>
              <w:fldChar w:fldCharType="begin"/>
            </w:r>
            <w:r w:rsidR="00AC09F3">
              <w:rPr>
                <w:noProof/>
                <w:webHidden/>
              </w:rPr>
              <w:instrText xml:space="preserve"> PAGEREF _Toc457379880 \h </w:instrText>
            </w:r>
            <w:r w:rsidR="00AC09F3">
              <w:rPr>
                <w:noProof/>
                <w:webHidden/>
              </w:rPr>
            </w:r>
            <w:r w:rsidR="00AC09F3">
              <w:rPr>
                <w:noProof/>
                <w:webHidden/>
              </w:rPr>
              <w:fldChar w:fldCharType="separate"/>
            </w:r>
            <w:r w:rsidR="00AC09F3">
              <w:rPr>
                <w:noProof/>
                <w:webHidden/>
              </w:rPr>
              <w:t>31</w:t>
            </w:r>
            <w:r w:rsidR="00AC09F3">
              <w:rPr>
                <w:noProof/>
                <w:webHidden/>
              </w:rPr>
              <w:fldChar w:fldCharType="end"/>
            </w:r>
          </w:hyperlink>
        </w:p>
        <w:p w14:paraId="4BC4A86D" w14:textId="77777777" w:rsidR="00AC09F3" w:rsidRDefault="00537F60">
          <w:pPr>
            <w:pStyle w:val="TOC1"/>
            <w:tabs>
              <w:tab w:val="right" w:leader="dot" w:pos="9016"/>
            </w:tabs>
            <w:rPr>
              <w:rFonts w:asciiTheme="minorHAnsi" w:eastAsiaTheme="minorEastAsia" w:hAnsiTheme="minorHAnsi"/>
              <w:noProof/>
              <w:lang w:eastAsia="en-GB"/>
            </w:rPr>
          </w:pPr>
          <w:hyperlink w:anchor="_Toc457379881" w:history="1">
            <w:r w:rsidR="00AC09F3" w:rsidRPr="002C5245">
              <w:rPr>
                <w:rStyle w:val="Hyperlink"/>
                <w:noProof/>
              </w:rPr>
              <w:t>THE LEGAL BIT</w:t>
            </w:r>
            <w:r w:rsidR="00AC09F3">
              <w:rPr>
                <w:noProof/>
                <w:webHidden/>
              </w:rPr>
              <w:tab/>
            </w:r>
            <w:r w:rsidR="00AC09F3">
              <w:rPr>
                <w:noProof/>
                <w:webHidden/>
              </w:rPr>
              <w:fldChar w:fldCharType="begin"/>
            </w:r>
            <w:r w:rsidR="00AC09F3">
              <w:rPr>
                <w:noProof/>
                <w:webHidden/>
              </w:rPr>
              <w:instrText xml:space="preserve"> PAGEREF _Toc457379881 \h </w:instrText>
            </w:r>
            <w:r w:rsidR="00AC09F3">
              <w:rPr>
                <w:noProof/>
                <w:webHidden/>
              </w:rPr>
            </w:r>
            <w:r w:rsidR="00AC09F3">
              <w:rPr>
                <w:noProof/>
                <w:webHidden/>
              </w:rPr>
              <w:fldChar w:fldCharType="separate"/>
            </w:r>
            <w:r w:rsidR="00AC09F3">
              <w:rPr>
                <w:noProof/>
                <w:webHidden/>
              </w:rPr>
              <w:t>32</w:t>
            </w:r>
            <w:r w:rsidR="00AC09F3">
              <w:rPr>
                <w:noProof/>
                <w:webHidden/>
              </w:rPr>
              <w:fldChar w:fldCharType="end"/>
            </w:r>
          </w:hyperlink>
        </w:p>
        <w:p w14:paraId="527E4B71" w14:textId="77777777" w:rsidR="00AC09F3" w:rsidRDefault="00537F60">
          <w:pPr>
            <w:pStyle w:val="TOC3"/>
            <w:tabs>
              <w:tab w:val="right" w:leader="dot" w:pos="9016"/>
            </w:tabs>
            <w:rPr>
              <w:noProof/>
              <w:lang w:val="en-GB" w:eastAsia="en-GB"/>
            </w:rPr>
          </w:pPr>
          <w:hyperlink w:anchor="_Toc457379882" w:history="1">
            <w:r w:rsidR="00AC09F3" w:rsidRPr="002C5245">
              <w:rPr>
                <w:rStyle w:val="Hyperlink"/>
                <w:noProof/>
              </w:rPr>
              <w:t>Student intellectual property rights (IPR)</w:t>
            </w:r>
            <w:r w:rsidR="00AC09F3">
              <w:rPr>
                <w:noProof/>
                <w:webHidden/>
              </w:rPr>
              <w:tab/>
            </w:r>
            <w:r w:rsidR="00AC09F3">
              <w:rPr>
                <w:noProof/>
                <w:webHidden/>
              </w:rPr>
              <w:fldChar w:fldCharType="begin"/>
            </w:r>
            <w:r w:rsidR="00AC09F3">
              <w:rPr>
                <w:noProof/>
                <w:webHidden/>
              </w:rPr>
              <w:instrText xml:space="preserve"> PAGEREF _Toc457379882 \h </w:instrText>
            </w:r>
            <w:r w:rsidR="00AC09F3">
              <w:rPr>
                <w:noProof/>
                <w:webHidden/>
              </w:rPr>
            </w:r>
            <w:r w:rsidR="00AC09F3">
              <w:rPr>
                <w:noProof/>
                <w:webHidden/>
              </w:rPr>
              <w:fldChar w:fldCharType="separate"/>
            </w:r>
            <w:r w:rsidR="00AC09F3">
              <w:rPr>
                <w:noProof/>
                <w:webHidden/>
              </w:rPr>
              <w:t>32</w:t>
            </w:r>
            <w:r w:rsidR="00AC09F3">
              <w:rPr>
                <w:noProof/>
                <w:webHidden/>
              </w:rPr>
              <w:fldChar w:fldCharType="end"/>
            </w:r>
          </w:hyperlink>
        </w:p>
        <w:p w14:paraId="522112D4" w14:textId="77777777" w:rsidR="00AC09F3" w:rsidRDefault="00537F60">
          <w:pPr>
            <w:pStyle w:val="TOC1"/>
            <w:tabs>
              <w:tab w:val="right" w:leader="dot" w:pos="9016"/>
            </w:tabs>
            <w:rPr>
              <w:rFonts w:asciiTheme="minorHAnsi" w:eastAsiaTheme="minorEastAsia" w:hAnsiTheme="minorHAnsi"/>
              <w:noProof/>
              <w:lang w:eastAsia="en-GB"/>
            </w:rPr>
          </w:pPr>
          <w:hyperlink w:anchor="_Toc457379883" w:history="1">
            <w:r w:rsidR="00AC09F3" w:rsidRPr="002C5245">
              <w:rPr>
                <w:rStyle w:val="Hyperlink"/>
                <w:noProof/>
              </w:rPr>
              <w:t>APPENDICES</w:t>
            </w:r>
            <w:r w:rsidR="00AC09F3">
              <w:rPr>
                <w:noProof/>
                <w:webHidden/>
              </w:rPr>
              <w:tab/>
            </w:r>
            <w:r w:rsidR="00AC09F3">
              <w:rPr>
                <w:noProof/>
                <w:webHidden/>
              </w:rPr>
              <w:fldChar w:fldCharType="begin"/>
            </w:r>
            <w:r w:rsidR="00AC09F3">
              <w:rPr>
                <w:noProof/>
                <w:webHidden/>
              </w:rPr>
              <w:instrText xml:space="preserve"> PAGEREF _Toc457379883 \h </w:instrText>
            </w:r>
            <w:r w:rsidR="00AC09F3">
              <w:rPr>
                <w:noProof/>
                <w:webHidden/>
              </w:rPr>
            </w:r>
            <w:r w:rsidR="00AC09F3">
              <w:rPr>
                <w:noProof/>
                <w:webHidden/>
              </w:rPr>
              <w:fldChar w:fldCharType="separate"/>
            </w:r>
            <w:r w:rsidR="00AC09F3">
              <w:rPr>
                <w:noProof/>
                <w:webHidden/>
              </w:rPr>
              <w:t>33</w:t>
            </w:r>
            <w:r w:rsidR="00AC09F3">
              <w:rPr>
                <w:noProof/>
                <w:webHidden/>
              </w:rPr>
              <w:fldChar w:fldCharType="end"/>
            </w:r>
          </w:hyperlink>
        </w:p>
        <w:p w14:paraId="59DC349E" w14:textId="77777777" w:rsidR="00AC09F3" w:rsidRDefault="00537F60">
          <w:pPr>
            <w:pStyle w:val="TOC2"/>
            <w:tabs>
              <w:tab w:val="right" w:leader="dot" w:pos="9016"/>
            </w:tabs>
            <w:rPr>
              <w:rFonts w:asciiTheme="minorHAnsi" w:eastAsiaTheme="minorEastAsia" w:hAnsiTheme="minorHAnsi"/>
              <w:noProof/>
              <w:lang w:eastAsia="en-GB"/>
            </w:rPr>
          </w:pPr>
          <w:hyperlink w:anchor="_Toc457379884" w:history="1">
            <w:r w:rsidR="00AC09F3" w:rsidRPr="002C5245">
              <w:rPr>
                <w:rStyle w:val="Hyperlink"/>
                <w:noProof/>
              </w:rPr>
              <w:t>Appendix 1 – Programme Specification</w:t>
            </w:r>
            <w:r w:rsidR="00AC09F3">
              <w:rPr>
                <w:noProof/>
                <w:webHidden/>
              </w:rPr>
              <w:tab/>
            </w:r>
            <w:r w:rsidR="00AC09F3">
              <w:rPr>
                <w:noProof/>
                <w:webHidden/>
              </w:rPr>
              <w:fldChar w:fldCharType="begin"/>
            </w:r>
            <w:r w:rsidR="00AC09F3">
              <w:rPr>
                <w:noProof/>
                <w:webHidden/>
              </w:rPr>
              <w:instrText xml:space="preserve"> PAGEREF _Toc457379884 \h </w:instrText>
            </w:r>
            <w:r w:rsidR="00AC09F3">
              <w:rPr>
                <w:noProof/>
                <w:webHidden/>
              </w:rPr>
            </w:r>
            <w:r w:rsidR="00AC09F3">
              <w:rPr>
                <w:noProof/>
                <w:webHidden/>
              </w:rPr>
              <w:fldChar w:fldCharType="separate"/>
            </w:r>
            <w:r w:rsidR="00AC09F3">
              <w:rPr>
                <w:noProof/>
                <w:webHidden/>
              </w:rPr>
              <w:t>34</w:t>
            </w:r>
            <w:r w:rsidR="00AC09F3">
              <w:rPr>
                <w:noProof/>
                <w:webHidden/>
              </w:rPr>
              <w:fldChar w:fldCharType="end"/>
            </w:r>
          </w:hyperlink>
        </w:p>
        <w:p w14:paraId="6FDB76EC" w14:textId="77777777" w:rsidR="00AC09F3" w:rsidRDefault="00537F60">
          <w:pPr>
            <w:pStyle w:val="TOC3"/>
            <w:tabs>
              <w:tab w:val="right" w:leader="dot" w:pos="9016"/>
            </w:tabs>
            <w:rPr>
              <w:noProof/>
              <w:lang w:val="en-GB" w:eastAsia="en-GB"/>
            </w:rPr>
          </w:pPr>
          <w:hyperlink w:anchor="_Toc457379885" w:history="1">
            <w:r w:rsidR="00AC09F3" w:rsidRPr="002C5245">
              <w:rPr>
                <w:rStyle w:val="Hyperlink"/>
                <w:noProof/>
              </w:rPr>
              <w:t>Programme Specification</w:t>
            </w:r>
            <w:r w:rsidR="00AC09F3">
              <w:rPr>
                <w:noProof/>
                <w:webHidden/>
              </w:rPr>
              <w:tab/>
            </w:r>
            <w:r w:rsidR="00AC09F3">
              <w:rPr>
                <w:noProof/>
                <w:webHidden/>
              </w:rPr>
              <w:fldChar w:fldCharType="begin"/>
            </w:r>
            <w:r w:rsidR="00AC09F3">
              <w:rPr>
                <w:noProof/>
                <w:webHidden/>
              </w:rPr>
              <w:instrText xml:space="preserve"> PAGEREF _Toc457379885 \h </w:instrText>
            </w:r>
            <w:r w:rsidR="00AC09F3">
              <w:rPr>
                <w:noProof/>
                <w:webHidden/>
              </w:rPr>
            </w:r>
            <w:r w:rsidR="00AC09F3">
              <w:rPr>
                <w:noProof/>
                <w:webHidden/>
              </w:rPr>
              <w:fldChar w:fldCharType="separate"/>
            </w:r>
            <w:r w:rsidR="00AC09F3">
              <w:rPr>
                <w:noProof/>
                <w:webHidden/>
              </w:rPr>
              <w:t>34</w:t>
            </w:r>
            <w:r w:rsidR="00AC09F3">
              <w:rPr>
                <w:noProof/>
                <w:webHidden/>
              </w:rPr>
              <w:fldChar w:fldCharType="end"/>
            </w:r>
          </w:hyperlink>
        </w:p>
        <w:p w14:paraId="516E40A8" w14:textId="77777777" w:rsidR="00AC09F3" w:rsidRDefault="00537F60">
          <w:pPr>
            <w:pStyle w:val="TOC3"/>
            <w:tabs>
              <w:tab w:val="right" w:leader="dot" w:pos="9016"/>
            </w:tabs>
            <w:rPr>
              <w:noProof/>
              <w:lang w:val="en-GB" w:eastAsia="en-GB"/>
            </w:rPr>
          </w:pPr>
          <w:hyperlink w:anchor="_Toc457379886" w:history="1">
            <w:r w:rsidR="00AC09F3" w:rsidRPr="002C5245">
              <w:rPr>
                <w:rStyle w:val="Hyperlink"/>
                <w:noProof/>
              </w:rPr>
              <w:t>Map of Units to Intended Course Learning Outcomes</w:t>
            </w:r>
            <w:r w:rsidR="00AC09F3">
              <w:rPr>
                <w:noProof/>
                <w:webHidden/>
              </w:rPr>
              <w:tab/>
            </w:r>
            <w:r w:rsidR="00AC09F3">
              <w:rPr>
                <w:noProof/>
                <w:webHidden/>
              </w:rPr>
              <w:fldChar w:fldCharType="begin"/>
            </w:r>
            <w:r w:rsidR="00AC09F3">
              <w:rPr>
                <w:noProof/>
                <w:webHidden/>
              </w:rPr>
              <w:instrText xml:space="preserve"> PAGEREF _Toc457379886 \h </w:instrText>
            </w:r>
            <w:r w:rsidR="00AC09F3">
              <w:rPr>
                <w:noProof/>
                <w:webHidden/>
              </w:rPr>
            </w:r>
            <w:r w:rsidR="00AC09F3">
              <w:rPr>
                <w:noProof/>
                <w:webHidden/>
              </w:rPr>
              <w:fldChar w:fldCharType="separate"/>
            </w:r>
            <w:r w:rsidR="00AC09F3">
              <w:rPr>
                <w:noProof/>
                <w:webHidden/>
              </w:rPr>
              <w:t>37</w:t>
            </w:r>
            <w:r w:rsidR="00AC09F3">
              <w:rPr>
                <w:noProof/>
                <w:webHidden/>
              </w:rPr>
              <w:fldChar w:fldCharType="end"/>
            </w:r>
          </w:hyperlink>
        </w:p>
        <w:p w14:paraId="0DB34FDD" w14:textId="77777777" w:rsidR="00AC09F3" w:rsidRDefault="00537F60">
          <w:pPr>
            <w:pStyle w:val="TOC3"/>
            <w:tabs>
              <w:tab w:val="right" w:leader="dot" w:pos="9016"/>
            </w:tabs>
            <w:rPr>
              <w:noProof/>
              <w:lang w:val="en-GB" w:eastAsia="en-GB"/>
            </w:rPr>
          </w:pPr>
          <w:hyperlink w:anchor="_Toc457379887" w:history="1">
            <w:r w:rsidR="00AC09F3" w:rsidRPr="002C5245">
              <w:rPr>
                <w:rStyle w:val="Hyperlink"/>
                <w:noProof/>
              </w:rPr>
              <w:t>Course Structure and Assessment Summary</w:t>
            </w:r>
            <w:r w:rsidR="00AC09F3">
              <w:rPr>
                <w:noProof/>
                <w:webHidden/>
              </w:rPr>
              <w:tab/>
            </w:r>
            <w:r w:rsidR="00AC09F3">
              <w:rPr>
                <w:noProof/>
                <w:webHidden/>
              </w:rPr>
              <w:fldChar w:fldCharType="begin"/>
            </w:r>
            <w:r w:rsidR="00AC09F3">
              <w:rPr>
                <w:noProof/>
                <w:webHidden/>
              </w:rPr>
              <w:instrText xml:space="preserve"> PAGEREF _Toc457379887 \h </w:instrText>
            </w:r>
            <w:r w:rsidR="00AC09F3">
              <w:rPr>
                <w:noProof/>
                <w:webHidden/>
              </w:rPr>
            </w:r>
            <w:r w:rsidR="00AC09F3">
              <w:rPr>
                <w:noProof/>
                <w:webHidden/>
              </w:rPr>
              <w:fldChar w:fldCharType="separate"/>
            </w:r>
            <w:r w:rsidR="00AC09F3">
              <w:rPr>
                <w:noProof/>
                <w:webHidden/>
              </w:rPr>
              <w:t>38</w:t>
            </w:r>
            <w:r w:rsidR="00AC09F3">
              <w:rPr>
                <w:noProof/>
                <w:webHidden/>
              </w:rPr>
              <w:fldChar w:fldCharType="end"/>
            </w:r>
          </w:hyperlink>
        </w:p>
        <w:p w14:paraId="330B9B2A" w14:textId="77777777" w:rsidR="00AC09F3" w:rsidRDefault="00537F60">
          <w:pPr>
            <w:pStyle w:val="TOC3"/>
            <w:tabs>
              <w:tab w:val="right" w:leader="dot" w:pos="9016"/>
            </w:tabs>
            <w:rPr>
              <w:noProof/>
              <w:lang w:val="en-GB" w:eastAsia="en-GB"/>
            </w:rPr>
          </w:pPr>
          <w:hyperlink w:anchor="_Toc457379888" w:history="1">
            <w:r w:rsidR="00AC09F3" w:rsidRPr="002C5245">
              <w:rPr>
                <w:rStyle w:val="Hyperlink"/>
                <w:noProof/>
              </w:rPr>
              <w:t>Admissions</w:t>
            </w:r>
            <w:r w:rsidR="00AC09F3">
              <w:rPr>
                <w:noProof/>
                <w:webHidden/>
              </w:rPr>
              <w:tab/>
            </w:r>
            <w:r w:rsidR="00AC09F3">
              <w:rPr>
                <w:noProof/>
                <w:webHidden/>
              </w:rPr>
              <w:fldChar w:fldCharType="begin"/>
            </w:r>
            <w:r w:rsidR="00AC09F3">
              <w:rPr>
                <w:noProof/>
                <w:webHidden/>
              </w:rPr>
              <w:instrText xml:space="preserve"> PAGEREF _Toc457379888 \h </w:instrText>
            </w:r>
            <w:r w:rsidR="00AC09F3">
              <w:rPr>
                <w:noProof/>
                <w:webHidden/>
              </w:rPr>
            </w:r>
            <w:r w:rsidR="00AC09F3">
              <w:rPr>
                <w:noProof/>
                <w:webHidden/>
              </w:rPr>
              <w:fldChar w:fldCharType="separate"/>
            </w:r>
            <w:r w:rsidR="00AC09F3">
              <w:rPr>
                <w:noProof/>
                <w:webHidden/>
              </w:rPr>
              <w:t>39</w:t>
            </w:r>
            <w:r w:rsidR="00AC09F3">
              <w:rPr>
                <w:noProof/>
                <w:webHidden/>
              </w:rPr>
              <w:fldChar w:fldCharType="end"/>
            </w:r>
          </w:hyperlink>
        </w:p>
        <w:p w14:paraId="5F4C77D7" w14:textId="77777777" w:rsidR="00AC09F3" w:rsidRDefault="00537F60">
          <w:pPr>
            <w:pStyle w:val="TOC3"/>
            <w:tabs>
              <w:tab w:val="right" w:leader="dot" w:pos="9016"/>
            </w:tabs>
            <w:rPr>
              <w:noProof/>
              <w:lang w:val="en-GB" w:eastAsia="en-GB"/>
            </w:rPr>
          </w:pPr>
          <w:hyperlink w:anchor="_Toc457379889" w:history="1">
            <w:r w:rsidR="00AC09F3" w:rsidRPr="002C5245">
              <w:rPr>
                <w:rStyle w:val="Hyperlink"/>
                <w:noProof/>
              </w:rPr>
              <w:t>Regulation of Assessment</w:t>
            </w:r>
            <w:r w:rsidR="00AC09F3">
              <w:rPr>
                <w:noProof/>
                <w:webHidden/>
              </w:rPr>
              <w:tab/>
            </w:r>
            <w:r w:rsidR="00AC09F3">
              <w:rPr>
                <w:noProof/>
                <w:webHidden/>
              </w:rPr>
              <w:fldChar w:fldCharType="begin"/>
            </w:r>
            <w:r w:rsidR="00AC09F3">
              <w:rPr>
                <w:noProof/>
                <w:webHidden/>
              </w:rPr>
              <w:instrText xml:space="preserve"> PAGEREF _Toc457379889 \h </w:instrText>
            </w:r>
            <w:r w:rsidR="00AC09F3">
              <w:rPr>
                <w:noProof/>
                <w:webHidden/>
              </w:rPr>
            </w:r>
            <w:r w:rsidR="00AC09F3">
              <w:rPr>
                <w:noProof/>
                <w:webHidden/>
              </w:rPr>
              <w:fldChar w:fldCharType="separate"/>
            </w:r>
            <w:r w:rsidR="00AC09F3">
              <w:rPr>
                <w:noProof/>
                <w:webHidden/>
              </w:rPr>
              <w:t>40</w:t>
            </w:r>
            <w:r w:rsidR="00AC09F3">
              <w:rPr>
                <w:noProof/>
                <w:webHidden/>
              </w:rPr>
              <w:fldChar w:fldCharType="end"/>
            </w:r>
          </w:hyperlink>
        </w:p>
        <w:p w14:paraId="139E6E4A" w14:textId="77777777" w:rsidR="00AC09F3" w:rsidRDefault="00537F60">
          <w:pPr>
            <w:pStyle w:val="TOC3"/>
            <w:tabs>
              <w:tab w:val="right" w:leader="dot" w:pos="9016"/>
            </w:tabs>
            <w:rPr>
              <w:noProof/>
              <w:lang w:val="en-GB" w:eastAsia="en-GB"/>
            </w:rPr>
          </w:pPr>
          <w:hyperlink w:anchor="_Toc457379890" w:history="1">
            <w:r w:rsidR="00AC09F3" w:rsidRPr="002C5245">
              <w:rPr>
                <w:rStyle w:val="Hyperlink"/>
                <w:noProof/>
              </w:rPr>
              <w:t>Classification</w:t>
            </w:r>
            <w:r w:rsidR="00AC09F3">
              <w:rPr>
                <w:noProof/>
                <w:webHidden/>
              </w:rPr>
              <w:tab/>
            </w:r>
            <w:r w:rsidR="00AC09F3">
              <w:rPr>
                <w:noProof/>
                <w:webHidden/>
              </w:rPr>
              <w:fldChar w:fldCharType="begin"/>
            </w:r>
            <w:r w:rsidR="00AC09F3">
              <w:rPr>
                <w:noProof/>
                <w:webHidden/>
              </w:rPr>
              <w:instrText xml:space="preserve"> PAGEREF _Toc457379890 \h </w:instrText>
            </w:r>
            <w:r w:rsidR="00AC09F3">
              <w:rPr>
                <w:noProof/>
                <w:webHidden/>
              </w:rPr>
            </w:r>
            <w:r w:rsidR="00AC09F3">
              <w:rPr>
                <w:noProof/>
                <w:webHidden/>
              </w:rPr>
              <w:fldChar w:fldCharType="separate"/>
            </w:r>
            <w:r w:rsidR="00AC09F3">
              <w:rPr>
                <w:noProof/>
                <w:webHidden/>
              </w:rPr>
              <w:t>41</w:t>
            </w:r>
            <w:r w:rsidR="00AC09F3">
              <w:rPr>
                <w:noProof/>
                <w:webHidden/>
              </w:rPr>
              <w:fldChar w:fldCharType="end"/>
            </w:r>
          </w:hyperlink>
        </w:p>
        <w:p w14:paraId="3FF9D809" w14:textId="77777777" w:rsidR="00AC09F3" w:rsidRDefault="00537F60">
          <w:pPr>
            <w:pStyle w:val="TOC3"/>
            <w:tabs>
              <w:tab w:val="right" w:leader="dot" w:pos="9016"/>
            </w:tabs>
            <w:rPr>
              <w:noProof/>
              <w:lang w:val="en-GB" w:eastAsia="en-GB"/>
            </w:rPr>
          </w:pPr>
          <w:hyperlink w:anchor="_Toc457379891" w:history="1">
            <w:r w:rsidR="00AC09F3" w:rsidRPr="002C5245">
              <w:rPr>
                <w:rStyle w:val="Hyperlink"/>
                <w:noProof/>
              </w:rPr>
              <w:t>Map to Computing Subject Benchmark</w:t>
            </w:r>
            <w:r w:rsidR="00AC09F3">
              <w:rPr>
                <w:noProof/>
                <w:webHidden/>
              </w:rPr>
              <w:tab/>
            </w:r>
            <w:r w:rsidR="00AC09F3">
              <w:rPr>
                <w:noProof/>
                <w:webHidden/>
              </w:rPr>
              <w:fldChar w:fldCharType="begin"/>
            </w:r>
            <w:r w:rsidR="00AC09F3">
              <w:rPr>
                <w:noProof/>
                <w:webHidden/>
              </w:rPr>
              <w:instrText xml:space="preserve"> PAGEREF _Toc457379891 \h </w:instrText>
            </w:r>
            <w:r w:rsidR="00AC09F3">
              <w:rPr>
                <w:noProof/>
                <w:webHidden/>
              </w:rPr>
            </w:r>
            <w:r w:rsidR="00AC09F3">
              <w:rPr>
                <w:noProof/>
                <w:webHidden/>
              </w:rPr>
              <w:fldChar w:fldCharType="separate"/>
            </w:r>
            <w:r w:rsidR="00AC09F3">
              <w:rPr>
                <w:noProof/>
                <w:webHidden/>
              </w:rPr>
              <w:t>42</w:t>
            </w:r>
            <w:r w:rsidR="00AC09F3">
              <w:rPr>
                <w:noProof/>
                <w:webHidden/>
              </w:rPr>
              <w:fldChar w:fldCharType="end"/>
            </w:r>
          </w:hyperlink>
        </w:p>
        <w:p w14:paraId="6EE1B239" w14:textId="77777777" w:rsidR="00AC09F3" w:rsidRDefault="00537F60">
          <w:pPr>
            <w:pStyle w:val="TOC3"/>
            <w:tabs>
              <w:tab w:val="right" w:leader="dot" w:pos="9016"/>
            </w:tabs>
            <w:rPr>
              <w:noProof/>
              <w:lang w:val="en-GB" w:eastAsia="en-GB"/>
            </w:rPr>
          </w:pPr>
          <w:hyperlink w:anchor="_Toc457379892" w:history="1">
            <w:r w:rsidR="00AC09F3" w:rsidRPr="002C5245">
              <w:rPr>
                <w:rStyle w:val="Hyperlink"/>
                <w:noProof/>
              </w:rPr>
              <w:t>Learning Outcomes for exit awards</w:t>
            </w:r>
            <w:r w:rsidR="00AC09F3">
              <w:rPr>
                <w:noProof/>
                <w:webHidden/>
              </w:rPr>
              <w:tab/>
            </w:r>
            <w:r w:rsidR="00AC09F3">
              <w:rPr>
                <w:noProof/>
                <w:webHidden/>
              </w:rPr>
              <w:fldChar w:fldCharType="begin"/>
            </w:r>
            <w:r w:rsidR="00AC09F3">
              <w:rPr>
                <w:noProof/>
                <w:webHidden/>
              </w:rPr>
              <w:instrText xml:space="preserve"> PAGEREF _Toc457379892 \h </w:instrText>
            </w:r>
            <w:r w:rsidR="00AC09F3">
              <w:rPr>
                <w:noProof/>
                <w:webHidden/>
              </w:rPr>
            </w:r>
            <w:r w:rsidR="00AC09F3">
              <w:rPr>
                <w:noProof/>
                <w:webHidden/>
              </w:rPr>
              <w:fldChar w:fldCharType="separate"/>
            </w:r>
            <w:r w:rsidR="00AC09F3">
              <w:rPr>
                <w:noProof/>
                <w:webHidden/>
              </w:rPr>
              <w:t>43</w:t>
            </w:r>
            <w:r w:rsidR="00AC09F3">
              <w:rPr>
                <w:noProof/>
                <w:webHidden/>
              </w:rPr>
              <w:fldChar w:fldCharType="end"/>
            </w:r>
          </w:hyperlink>
        </w:p>
        <w:p w14:paraId="637F368E" w14:textId="77777777" w:rsidR="00AC09F3" w:rsidRDefault="00537F60">
          <w:pPr>
            <w:pStyle w:val="TOC3"/>
            <w:tabs>
              <w:tab w:val="right" w:leader="dot" w:pos="9016"/>
            </w:tabs>
            <w:rPr>
              <w:noProof/>
              <w:lang w:val="en-GB" w:eastAsia="en-GB"/>
            </w:rPr>
          </w:pPr>
          <w:hyperlink w:anchor="_Toc457379893" w:history="1">
            <w:r w:rsidR="00AC09F3" w:rsidRPr="002C5245">
              <w:rPr>
                <w:rStyle w:val="Hyperlink"/>
                <w:noProof/>
              </w:rPr>
              <w:t>Learning outcomes for award of Dip HE</w:t>
            </w:r>
            <w:r w:rsidR="00AC09F3">
              <w:rPr>
                <w:noProof/>
                <w:webHidden/>
              </w:rPr>
              <w:tab/>
            </w:r>
            <w:r w:rsidR="00AC09F3">
              <w:rPr>
                <w:noProof/>
                <w:webHidden/>
              </w:rPr>
              <w:fldChar w:fldCharType="begin"/>
            </w:r>
            <w:r w:rsidR="00AC09F3">
              <w:rPr>
                <w:noProof/>
                <w:webHidden/>
              </w:rPr>
              <w:instrText xml:space="preserve"> PAGEREF _Toc457379893 \h </w:instrText>
            </w:r>
            <w:r w:rsidR="00AC09F3">
              <w:rPr>
                <w:noProof/>
                <w:webHidden/>
              </w:rPr>
            </w:r>
            <w:r w:rsidR="00AC09F3">
              <w:rPr>
                <w:noProof/>
                <w:webHidden/>
              </w:rPr>
              <w:fldChar w:fldCharType="separate"/>
            </w:r>
            <w:r w:rsidR="00AC09F3">
              <w:rPr>
                <w:noProof/>
                <w:webHidden/>
              </w:rPr>
              <w:t>43</w:t>
            </w:r>
            <w:r w:rsidR="00AC09F3">
              <w:rPr>
                <w:noProof/>
                <w:webHidden/>
              </w:rPr>
              <w:fldChar w:fldCharType="end"/>
            </w:r>
          </w:hyperlink>
        </w:p>
        <w:p w14:paraId="225CDD8C" w14:textId="77777777" w:rsidR="00AC09F3" w:rsidRDefault="00537F60">
          <w:pPr>
            <w:pStyle w:val="TOC3"/>
            <w:tabs>
              <w:tab w:val="right" w:leader="dot" w:pos="9016"/>
            </w:tabs>
            <w:rPr>
              <w:noProof/>
              <w:lang w:val="en-GB" w:eastAsia="en-GB"/>
            </w:rPr>
          </w:pPr>
          <w:hyperlink w:anchor="_Toc457379894" w:history="1">
            <w:r w:rsidR="00AC09F3" w:rsidRPr="002C5245">
              <w:rPr>
                <w:rStyle w:val="Hyperlink"/>
                <w:noProof/>
              </w:rPr>
              <w:t>Foundation Years</w:t>
            </w:r>
            <w:r w:rsidR="00AC09F3">
              <w:rPr>
                <w:noProof/>
                <w:webHidden/>
              </w:rPr>
              <w:tab/>
            </w:r>
            <w:r w:rsidR="00AC09F3">
              <w:rPr>
                <w:noProof/>
                <w:webHidden/>
              </w:rPr>
              <w:fldChar w:fldCharType="begin"/>
            </w:r>
            <w:r w:rsidR="00AC09F3">
              <w:rPr>
                <w:noProof/>
                <w:webHidden/>
              </w:rPr>
              <w:instrText xml:space="preserve"> PAGEREF _Toc457379894 \h </w:instrText>
            </w:r>
            <w:r w:rsidR="00AC09F3">
              <w:rPr>
                <w:noProof/>
                <w:webHidden/>
              </w:rPr>
            </w:r>
            <w:r w:rsidR="00AC09F3">
              <w:rPr>
                <w:noProof/>
                <w:webHidden/>
              </w:rPr>
              <w:fldChar w:fldCharType="separate"/>
            </w:r>
            <w:r w:rsidR="00AC09F3">
              <w:rPr>
                <w:noProof/>
                <w:webHidden/>
              </w:rPr>
              <w:t>45</w:t>
            </w:r>
            <w:r w:rsidR="00AC09F3">
              <w:rPr>
                <w:noProof/>
                <w:webHidden/>
              </w:rPr>
              <w:fldChar w:fldCharType="end"/>
            </w:r>
          </w:hyperlink>
        </w:p>
        <w:p w14:paraId="5FAC1647" w14:textId="77777777" w:rsidR="00AC09F3" w:rsidRDefault="00537F60">
          <w:pPr>
            <w:pStyle w:val="TOC2"/>
            <w:tabs>
              <w:tab w:val="right" w:leader="dot" w:pos="9016"/>
            </w:tabs>
            <w:rPr>
              <w:rFonts w:asciiTheme="minorHAnsi" w:eastAsiaTheme="minorEastAsia" w:hAnsiTheme="minorHAnsi"/>
              <w:noProof/>
              <w:lang w:eastAsia="en-GB"/>
            </w:rPr>
          </w:pPr>
          <w:hyperlink w:anchor="_Toc457379895" w:history="1">
            <w:r w:rsidR="00AC09F3" w:rsidRPr="002C5245">
              <w:rPr>
                <w:rStyle w:val="Hyperlink"/>
                <w:noProof/>
              </w:rPr>
              <w:t>Appendix 2 – Unit Descriptors</w:t>
            </w:r>
            <w:r w:rsidR="00AC09F3">
              <w:rPr>
                <w:noProof/>
                <w:webHidden/>
              </w:rPr>
              <w:tab/>
            </w:r>
            <w:r w:rsidR="00AC09F3">
              <w:rPr>
                <w:noProof/>
                <w:webHidden/>
              </w:rPr>
              <w:fldChar w:fldCharType="begin"/>
            </w:r>
            <w:r w:rsidR="00AC09F3">
              <w:rPr>
                <w:noProof/>
                <w:webHidden/>
              </w:rPr>
              <w:instrText xml:space="preserve"> PAGEREF _Toc457379895 \h </w:instrText>
            </w:r>
            <w:r w:rsidR="00AC09F3">
              <w:rPr>
                <w:noProof/>
                <w:webHidden/>
              </w:rPr>
            </w:r>
            <w:r w:rsidR="00AC09F3">
              <w:rPr>
                <w:noProof/>
                <w:webHidden/>
              </w:rPr>
              <w:fldChar w:fldCharType="separate"/>
            </w:r>
            <w:r w:rsidR="00AC09F3">
              <w:rPr>
                <w:noProof/>
                <w:webHidden/>
              </w:rPr>
              <w:t>46</w:t>
            </w:r>
            <w:r w:rsidR="00AC09F3">
              <w:rPr>
                <w:noProof/>
                <w:webHidden/>
              </w:rPr>
              <w:fldChar w:fldCharType="end"/>
            </w:r>
          </w:hyperlink>
        </w:p>
        <w:p w14:paraId="67DF9A80" w14:textId="77777777" w:rsidR="00AC09F3" w:rsidRDefault="00537F60">
          <w:pPr>
            <w:pStyle w:val="TOC3"/>
            <w:tabs>
              <w:tab w:val="right" w:leader="dot" w:pos="9016"/>
            </w:tabs>
            <w:rPr>
              <w:noProof/>
              <w:lang w:val="en-GB" w:eastAsia="en-GB"/>
            </w:rPr>
          </w:pPr>
          <w:hyperlink w:anchor="_Toc457379896" w:history="1">
            <w:r w:rsidR="00AC09F3" w:rsidRPr="002C5245">
              <w:rPr>
                <w:rStyle w:val="Hyperlink"/>
                <w:noProof/>
              </w:rPr>
              <w:t>Unit Descriptors</w:t>
            </w:r>
            <w:r w:rsidR="00AC09F3">
              <w:rPr>
                <w:noProof/>
                <w:webHidden/>
              </w:rPr>
              <w:tab/>
            </w:r>
            <w:r w:rsidR="00AC09F3">
              <w:rPr>
                <w:noProof/>
                <w:webHidden/>
              </w:rPr>
              <w:fldChar w:fldCharType="begin"/>
            </w:r>
            <w:r w:rsidR="00AC09F3">
              <w:rPr>
                <w:noProof/>
                <w:webHidden/>
              </w:rPr>
              <w:instrText xml:space="preserve"> PAGEREF _Toc457379896 \h </w:instrText>
            </w:r>
            <w:r w:rsidR="00AC09F3">
              <w:rPr>
                <w:noProof/>
                <w:webHidden/>
              </w:rPr>
            </w:r>
            <w:r w:rsidR="00AC09F3">
              <w:rPr>
                <w:noProof/>
                <w:webHidden/>
              </w:rPr>
              <w:fldChar w:fldCharType="separate"/>
            </w:r>
            <w:r w:rsidR="00AC09F3">
              <w:rPr>
                <w:noProof/>
                <w:webHidden/>
              </w:rPr>
              <w:t>46</w:t>
            </w:r>
            <w:r w:rsidR="00AC09F3">
              <w:rPr>
                <w:noProof/>
                <w:webHidden/>
              </w:rPr>
              <w:fldChar w:fldCharType="end"/>
            </w:r>
          </w:hyperlink>
        </w:p>
        <w:p w14:paraId="4F724858" w14:textId="77777777" w:rsidR="00CC15B1" w:rsidRPr="004D630C" w:rsidRDefault="00E9719C" w:rsidP="00B45A81">
          <w:pPr>
            <w:spacing w:after="0" w:line="240" w:lineRule="auto"/>
          </w:pPr>
          <w:r w:rsidRPr="004D630C">
            <w:fldChar w:fldCharType="end"/>
          </w:r>
        </w:p>
      </w:sdtContent>
    </w:sdt>
    <w:p w14:paraId="79BE78F8" w14:textId="77777777" w:rsidR="00373964" w:rsidRDefault="00373964" w:rsidP="00B45A81">
      <w:pPr>
        <w:spacing w:after="0" w:line="240" w:lineRule="auto"/>
        <w:rPr>
          <w:color w:val="FFFFFF" w:themeColor="background1"/>
        </w:rPr>
      </w:pPr>
      <w:r>
        <w:rPr>
          <w:color w:val="FFFFFF" w:themeColor="background1"/>
        </w:rPr>
        <w:br w:type="page"/>
      </w:r>
    </w:p>
    <w:p w14:paraId="137618DD" w14:textId="77777777" w:rsidR="008E0EF9" w:rsidRDefault="00047B49" w:rsidP="008E0EF9">
      <w:pPr>
        <w:pStyle w:val="Heading1"/>
      </w:pPr>
      <w:bookmarkStart w:id="6" w:name="_Toc457379820"/>
      <w:r w:rsidRPr="006A7798">
        <w:lastRenderedPageBreak/>
        <w:t>WELCOME</w:t>
      </w:r>
      <w:bookmarkEnd w:id="6"/>
    </w:p>
    <w:p w14:paraId="39A6401B" w14:textId="065390E7" w:rsidR="00381A48" w:rsidRPr="000A0A4D" w:rsidRDefault="001965BB" w:rsidP="000A0A4D">
      <w:pPr>
        <w:pStyle w:val="Heading2"/>
      </w:pPr>
      <w:bookmarkStart w:id="7" w:name="_Toc457379821"/>
      <w:r w:rsidRPr="008E0EF9">
        <w:t>W</w:t>
      </w:r>
      <w:r w:rsidR="00135649" w:rsidRPr="008E0EF9">
        <w:t>el</w:t>
      </w:r>
      <w:r w:rsidR="00156DA5" w:rsidRPr="008E0EF9">
        <w:t>co</w:t>
      </w:r>
      <w:r w:rsidR="00754D44" w:rsidRPr="008E0EF9">
        <w:t>me</w:t>
      </w:r>
      <w:r w:rsidR="00CC45D4" w:rsidRPr="00381A48">
        <w:t xml:space="preserve"> from </w:t>
      </w:r>
      <w:r w:rsidR="00F31FB1" w:rsidRPr="00381A48">
        <w:t xml:space="preserve">the </w:t>
      </w:r>
      <w:r w:rsidR="00CC45D4" w:rsidRPr="00381A48">
        <w:t>Director</w:t>
      </w:r>
      <w:r w:rsidR="00754D44" w:rsidRPr="00381A48">
        <w:t xml:space="preserve"> </w:t>
      </w:r>
      <w:r w:rsidRPr="00381A48">
        <w:t>of School</w:t>
      </w:r>
      <w:bookmarkEnd w:id="7"/>
    </w:p>
    <w:p w14:paraId="2C981D10" w14:textId="77777777" w:rsidR="00217BB4" w:rsidRPr="00081D54" w:rsidRDefault="00217BB4" w:rsidP="00217BB4">
      <w:r>
        <w:rPr>
          <w:rFonts w:eastAsia="Times New Roman"/>
          <w:noProof/>
          <w:lang w:eastAsia="en-GB"/>
        </w:rPr>
        <w:drawing>
          <wp:anchor distT="0" distB="0" distL="114300" distR="114300" simplePos="0" relativeHeight="251670528" behindDoc="0" locked="0" layoutInCell="1" allowOverlap="1" wp14:anchorId="555E2C76" wp14:editId="18DC94AB">
            <wp:simplePos x="0" y="0"/>
            <wp:positionH relativeFrom="margin">
              <wp:align>right</wp:align>
            </wp:positionH>
            <wp:positionV relativeFrom="margin">
              <wp:posOffset>885825</wp:posOffset>
            </wp:positionV>
            <wp:extent cx="1695450" cy="2867660"/>
            <wp:effectExtent l="76200" t="76200" r="133350" b="142240"/>
            <wp:wrapSquare wrapText="bothSides"/>
            <wp:docPr id="2" name="Picture 2" desc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DB0809-351C-4F92-9E16-FAE11EA84FD5" descr="image.jpe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695450" cy="286766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anchor>
        </w:drawing>
      </w:r>
      <w:r w:rsidRPr="00081D54">
        <w:t>Welcome to the School of Media Arts and Technology (</w:t>
      </w:r>
      <w:proofErr w:type="spellStart"/>
      <w:r w:rsidRPr="00081D54">
        <w:t>SoMAT</w:t>
      </w:r>
      <w:proofErr w:type="spellEnd"/>
      <w:r w:rsidRPr="00081D54">
        <w:t xml:space="preserve">). Whether you are a new or continuing student I hope that you thoroughly enjoy your time at Solent and take full advantage of the fantastic opportunities which we have created for you. </w:t>
      </w:r>
    </w:p>
    <w:p w14:paraId="629FAE5A" w14:textId="77777777" w:rsidR="00217BB4" w:rsidRDefault="00217BB4" w:rsidP="00217BB4">
      <w:r>
        <w:rPr>
          <w:noProof/>
          <w:lang w:eastAsia="en-GB"/>
        </w:rPr>
        <mc:AlternateContent>
          <mc:Choice Requires="wps">
            <w:drawing>
              <wp:anchor distT="0" distB="0" distL="114300" distR="114300" simplePos="0" relativeHeight="251671552" behindDoc="0" locked="0" layoutInCell="1" allowOverlap="1" wp14:anchorId="614029E1" wp14:editId="6A48879B">
                <wp:simplePos x="0" y="0"/>
                <wp:positionH relativeFrom="column">
                  <wp:posOffset>3921435</wp:posOffset>
                </wp:positionH>
                <wp:positionV relativeFrom="paragraph">
                  <wp:posOffset>2225911</wp:posOffset>
                </wp:positionV>
                <wp:extent cx="1695450" cy="635"/>
                <wp:effectExtent l="0" t="0" r="0" b="6985"/>
                <wp:wrapSquare wrapText="bothSides"/>
                <wp:docPr id="7" name="Text Box 7"/>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a:effectLst/>
                      </wps:spPr>
                      <wps:txbx>
                        <w:txbxContent>
                          <w:p w14:paraId="55C2C8A4" w14:textId="77777777" w:rsidR="005B73E6" w:rsidRPr="00A17855" w:rsidRDefault="005B73E6" w:rsidP="00217BB4">
                            <w:pPr>
                              <w:pStyle w:val="Caption"/>
                            </w:pPr>
                            <w:r>
                              <w:t xml:space="preserve">Paul </w:t>
                            </w:r>
                            <w:proofErr w:type="spellStart"/>
                            <w:r>
                              <w:t>Marchbank</w:t>
                            </w:r>
                            <w:proofErr w:type="spellEnd"/>
                            <w:r>
                              <w:br/>
                              <w:t>Head of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14029E1" id="Text Box 7" o:spid="_x0000_s1028" type="#_x0000_t202" style="position:absolute;margin-left:308.75pt;margin-top:175.25pt;width:13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" stroked="f">
                <v:textbox style="mso-fit-shape-to-text:t" inset="0,0,0,0">
                  <w:txbxContent>
                    <w:p w14:paraId="55C2C8A4" w14:textId="77777777" w:rsidR="005B73E6" w:rsidRPr="00A17855" w:rsidRDefault="005B73E6" w:rsidP="00217BB4">
                      <w:pPr>
                        <w:pStyle w:val="Caption"/>
                      </w:pPr>
                      <w:r>
                        <w:t xml:space="preserve">Paul </w:t>
                      </w:r>
                      <w:proofErr w:type="spellStart"/>
                      <w:r>
                        <w:t>Marchbank</w:t>
                      </w:r>
                      <w:proofErr w:type="spellEnd"/>
                      <w:r>
                        <w:br/>
                        <w:t>Head of School</w:t>
                      </w:r>
                    </w:p>
                  </w:txbxContent>
                </v:textbox>
                <w10:wrap type="square"/>
              </v:shape>
            </w:pict>
          </mc:Fallback>
        </mc:AlternateContent>
      </w:r>
      <w:r>
        <w:t>The School of Media Arts and Technology is the largest School at Solent and covers a wide range of courses - currently over 40 undergraduate and a developing portfolio of Masters degrees - and encompass the whole range of skills across film, television, broadcasting, music (performance, recording, live production, promotion and management), sound engineering and acoustics, live sound, radio, photography, screenwriting, performance, animation, CGI, computer games development, and a diverse range of courses in computing (software engineering, business information technology, web design and development, and computer networking and security).</w:t>
      </w:r>
    </w:p>
    <w:p w14:paraId="22F08DBC" w14:textId="77777777" w:rsidR="00217BB4" w:rsidRPr="00081D54" w:rsidRDefault="00217BB4" w:rsidP="00217BB4">
      <w:r>
        <w:rPr>
          <w:noProof/>
          <w:lang w:eastAsia="en-GB"/>
        </w:rPr>
        <w:drawing>
          <wp:anchor distT="0" distB="0" distL="114300" distR="114300" simplePos="0" relativeHeight="251672576" behindDoc="0" locked="0" layoutInCell="1" allowOverlap="1" wp14:anchorId="35D6F653" wp14:editId="12B4AB24">
            <wp:simplePos x="0" y="0"/>
            <wp:positionH relativeFrom="margin">
              <wp:align>left</wp:align>
            </wp:positionH>
            <wp:positionV relativeFrom="margin">
              <wp:posOffset>4438650</wp:posOffset>
            </wp:positionV>
            <wp:extent cx="2480945" cy="2638425"/>
            <wp:effectExtent l="76200" t="76200" r="128905" b="142875"/>
            <wp:wrapSquare wrapText="bothSides"/>
            <wp:docPr id="8" name="Picture 8" descr="C:\CLOUD\OneDriveBusiness\SharePoint\SSU Computer Games - Documents\Promotional\PhotoShoots\2015\pcgame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LOUD\OneDriveBusiness\SharePoint\SSU Computer Games - Documents\Promotional\PhotoShoots\2015\pcgames-2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0945" cy="2638425"/>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81D54">
        <w:t xml:space="preserve">The aim of the School is to create courses which have employability and 'real-world' learning at their heart and can boast enviable, and often unique, connections with industry. Accordingly we hope that whilst you are a student in </w:t>
      </w:r>
      <w:proofErr w:type="spellStart"/>
      <w:r w:rsidRPr="00081D54">
        <w:t>SoMAT</w:t>
      </w:r>
      <w:proofErr w:type="spellEnd"/>
      <w:r w:rsidRPr="00081D54">
        <w:t xml:space="preserve"> you will take full advantage of these connections - including unprecedented access to industry professionals through its Visiting Professors and Fellows programme, which currently boasts Oscar winning film editors, leading film directors from the British film industry, an Oscar and BAFTA winning Visual Effects Director, BAFTA winning Cinema and TV Sound Designers, an Oscar shortlisted screenwriter, TV and radio presenters, leading figures from music (from every field including producers, performers, songwriters, composers, managers, promotion and journalism); sound (film, TV, radio, location sound recordist, film sound mixers); cinematography, media law, screenwriting, film and TV producers, broadcast technology professionals, and music and media management; Games industry professionals include BAFTA winners and other leading AAA and indie games developers in all disciplines (production, art, code, sound, Q.A. etc.), and computing students benefit from visiting industry specialists across a wide range of disciplines. </w:t>
      </w:r>
    </w:p>
    <w:p w14:paraId="017A3360" w14:textId="77777777" w:rsidR="00217BB4" w:rsidRPr="00081D54" w:rsidRDefault="00217BB4" w:rsidP="00217BB4">
      <w:r>
        <w:lastRenderedPageBreak/>
        <w:t xml:space="preserve">Alongside the industry-focused curriculum I would thoroughly recommend that you become fully involved in the numerous in-house opportunities which provide our students with professional work experience with real clients. These additional experiences will give you a CV which will make you stand out when you graduate! These include Solent Productions, our professional film unit, Solent Music (who organise and run all things to do with music); </w:t>
      </w:r>
      <w:proofErr w:type="spellStart"/>
      <w:r>
        <w:t>SolentPost</w:t>
      </w:r>
      <w:proofErr w:type="spellEnd"/>
      <w:r>
        <w:t xml:space="preserve"> provides students with access to top class film and TV editors and editing opportunities; Solent Acoustics provides professional consultancy and training services on all aspects of noise and vibration control to a range of clients; the Games Academy and the Southern Independent Games Network provide support for student consultancy and, in conjunction with the University's entrepreneurship scheme, support for fledgling student enterprises; and Solent Creatives introduces students to clients requiring creative and technology solutions. Alongside this we also run the University's very own online student television platform </w:t>
      </w:r>
      <w:proofErr w:type="spellStart"/>
      <w:r>
        <w:t>SolentTV</w:t>
      </w:r>
      <w:proofErr w:type="spellEnd"/>
      <w:r>
        <w:t xml:space="preserve">. We are a key partner in Southampton Film Week and we are home to </w:t>
      </w:r>
      <w:proofErr w:type="spellStart"/>
      <w:r>
        <w:t>Diegesis</w:t>
      </w:r>
      <w:proofErr w:type="spellEnd"/>
      <w:r>
        <w:t xml:space="preserve"> – a film and television review magazine. Additionally our students manage and operate Sonar Film and provide the technical facilities for Radio Sonar. They also run their own Live Events Society, providing PA facilities for local bands and venues.</w:t>
      </w:r>
    </w:p>
    <w:p w14:paraId="4811A7B1" w14:textId="77777777" w:rsidR="00217BB4" w:rsidRPr="00081D54" w:rsidRDefault="00217BB4" w:rsidP="00217BB4">
      <w:r>
        <w:rPr>
          <w:noProof/>
          <w:lang w:eastAsia="en-GB"/>
        </w:rPr>
        <w:drawing>
          <wp:anchor distT="0" distB="0" distL="114300" distR="114300" simplePos="0" relativeHeight="251673600" behindDoc="0" locked="0" layoutInCell="1" allowOverlap="1" wp14:anchorId="38164784" wp14:editId="49C258B6">
            <wp:simplePos x="0" y="0"/>
            <wp:positionH relativeFrom="margin">
              <wp:align>right</wp:align>
            </wp:positionH>
            <wp:positionV relativeFrom="margin">
              <wp:posOffset>3162300</wp:posOffset>
            </wp:positionV>
            <wp:extent cx="2493645" cy="3738245"/>
            <wp:effectExtent l="76200" t="76200" r="135255" b="128905"/>
            <wp:wrapSquare wrapText="bothSides"/>
            <wp:docPr id="11" name="Picture 11" descr="C:\CLOUD\OneDriveBusiness\SharePoint\SSU Computer Games - Documents\Promotional\PhotoShoots\2015\pcgam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LOUD\OneDriveBusiness\SharePoint\SSU Computer Games - Documents\Promotional\PhotoShoots\2015\pcgames-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3645" cy="3738245"/>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81D54">
        <w:t xml:space="preserve">As you would expect from a University dedicated to employability, the School boasts some of the best facilities in the UK - including three multi-camera HD green screen TV Studios, a 200 seat </w:t>
      </w:r>
      <w:proofErr w:type="spellStart"/>
      <w:r w:rsidRPr="00081D54">
        <w:t>multicamera</w:t>
      </w:r>
      <w:proofErr w:type="spellEnd"/>
      <w:r w:rsidRPr="00081D54">
        <w:t xml:space="preserve"> HD studio, an Outside Broadcast Vehicle, six music recording studios, eight radio studios, 4K cameras, a dubbing theatre, Foley studio and full 3-D 2k digital cinema, the latest computers, mobiles and tablets, games development kits, programmable drones and devices, VR equipment, </w:t>
      </w:r>
      <w:proofErr w:type="spellStart"/>
      <w:r w:rsidRPr="00081D54">
        <w:t>MoCap</w:t>
      </w:r>
      <w:proofErr w:type="spellEnd"/>
      <w:r w:rsidRPr="00081D54">
        <w:t xml:space="preserve"> suite, usability, and network, security and hacking labs.  </w:t>
      </w:r>
    </w:p>
    <w:p w14:paraId="685B0585" w14:textId="77777777" w:rsidR="00217BB4" w:rsidRDefault="00217BB4" w:rsidP="00217BB4">
      <w:r>
        <w:t>Of course your best resource are our excellent staff! You will be taught by a mix of theoreticians, practitioners and technical instructors who are all very well qualified and experienced in their fields. Your lecturers hold a variety of higher degrees, teaching fellowships and professional industry accreditations. Many have attained, or are working towards doctoral qualifications, and are active in research at a national and international level. The School's staff are collectively well published and have had some of their research is officially classified as 'world leading!'  Our practitioners bring with them some amazing real life experience and skills gained in their careers in industry and now bring to the curriculum this unique perspective in order to educate the next generation of specialists.</w:t>
      </w:r>
    </w:p>
    <w:p w14:paraId="06EFAAEB" w14:textId="77777777" w:rsidR="00217BB4" w:rsidRPr="00081D54" w:rsidRDefault="00217BB4" w:rsidP="00217BB4">
      <w:r>
        <w:t xml:space="preserve">The School takes very seriously its vocational aims and aspirations. As such, graduate employment rates are excellent and recent graduates have gone on to work in all the </w:t>
      </w:r>
      <w:r>
        <w:lastRenderedPageBreak/>
        <w:t xml:space="preserve">fields taught within the School often with major employers such as BBC, ITV, Sky, IBM, Accenture, HP, </w:t>
      </w:r>
      <w:proofErr w:type="spellStart"/>
      <w:r>
        <w:t>Arqiva</w:t>
      </w:r>
      <w:proofErr w:type="spellEnd"/>
      <w:r>
        <w:t xml:space="preserve">, Fujitsu, NEP Visions, and many </w:t>
      </w:r>
      <w:proofErr w:type="spellStart"/>
      <w:r>
        <w:t>many</w:t>
      </w:r>
      <w:proofErr w:type="spellEnd"/>
      <w:r>
        <w:t xml:space="preserve"> more.</w:t>
      </w:r>
    </w:p>
    <w:p w14:paraId="337CA68E" w14:textId="77777777" w:rsidR="00217BB4" w:rsidRPr="00081D54" w:rsidRDefault="00217BB4" w:rsidP="00217BB4">
      <w:r>
        <w:t>The School of Media Arts and Technology is dynamic, exciting and at the forefront of media production and education, and our ambition is to provide the world with the next generation of practitioners, innovators and leaders in our fields. As you can see, we have put huge efforts in to making the School the best possible platform to nurture your talents. It’s up to you now to seize these opportunities and flourish!</w:t>
      </w:r>
    </w:p>
    <w:p w14:paraId="500E5D5E" w14:textId="77777777" w:rsidR="00217BB4" w:rsidRPr="00081D54" w:rsidRDefault="00217BB4" w:rsidP="00217BB4">
      <w:r>
        <w:t>Good luck with your studies. I hope you have a fantastic time with us!</w:t>
      </w:r>
    </w:p>
    <w:p w14:paraId="5220B970" w14:textId="77777777" w:rsidR="00217BB4" w:rsidRPr="00081D54" w:rsidRDefault="00217BB4" w:rsidP="00217BB4">
      <w:r>
        <w:t xml:space="preserve">Paul </w:t>
      </w:r>
      <w:proofErr w:type="spellStart"/>
      <w:r>
        <w:t>Marchbank</w:t>
      </w:r>
      <w:proofErr w:type="spellEnd"/>
    </w:p>
    <w:p w14:paraId="4C76D2CE" w14:textId="77777777" w:rsidR="00217BB4" w:rsidRPr="00081D54" w:rsidRDefault="00217BB4" w:rsidP="00217BB4">
      <w:r>
        <w:t>Director, School of Media Arts and Technology</w:t>
      </w:r>
    </w:p>
    <w:p w14:paraId="05820FDE" w14:textId="77777777" w:rsidR="00217BB4" w:rsidRDefault="00537F60" w:rsidP="00217BB4">
      <w:pPr>
        <w:rPr>
          <w:rStyle w:val="Hyperlink"/>
          <w:rFonts w:cs="Arial"/>
        </w:rPr>
      </w:pPr>
      <w:hyperlink r:id="rId14" w:history="1">
        <w:r w:rsidR="00217BB4" w:rsidRPr="00081D54">
          <w:rPr>
            <w:rStyle w:val="Hyperlink"/>
            <w:rFonts w:cs="Arial"/>
          </w:rPr>
          <w:t>University Charter</w:t>
        </w:r>
      </w:hyperlink>
    </w:p>
    <w:p w14:paraId="747C090C" w14:textId="77777777" w:rsidR="00217BB4" w:rsidRDefault="00217BB4" w:rsidP="00217BB4">
      <w:pPr>
        <w:rPr>
          <w:rStyle w:val="Hyperlink"/>
          <w:rFonts w:cs="Arial"/>
        </w:rPr>
      </w:pPr>
    </w:p>
    <w:p w14:paraId="557407AC" w14:textId="03F0EDD5" w:rsidR="00217BB4" w:rsidRDefault="00217BB4" w:rsidP="00217BB4">
      <w:pPr>
        <w:rPr>
          <w:rStyle w:val="Hyperlink"/>
          <w:rFonts w:cs="Arial"/>
        </w:rPr>
      </w:pPr>
      <w:r>
        <w:rPr>
          <w:noProof/>
          <w:lang w:eastAsia="en-GB"/>
        </w:rPr>
        <w:drawing>
          <wp:inline distT="0" distB="0" distL="0" distR="0" wp14:anchorId="2D11ED3E" wp14:editId="23C7228A">
            <wp:extent cx="5724525" cy="3819525"/>
            <wp:effectExtent l="76200" t="76200" r="142875" b="142875"/>
            <wp:docPr id="12" name="Picture 12" descr="C:\CLOUD\OneDriveBusiness\SharePoint\SSU Computer Games - Documents\Promotional\PhotoShoots\2015\pcgam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LOUD\OneDriveBusiness\SharePoint\SSU Computer Games - Documents\Promotional\PhotoShoots\2015\pcgames-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14:paraId="687C4F09" w14:textId="0F270FF5" w:rsidR="00217BB4" w:rsidRDefault="00217BB4" w:rsidP="00217BB4">
      <w:pPr>
        <w:spacing w:after="200"/>
        <w:rPr>
          <w:rStyle w:val="Hyperlink"/>
          <w:rFonts w:cs="Arial"/>
        </w:rPr>
      </w:pPr>
    </w:p>
    <w:p w14:paraId="69A761C2" w14:textId="689BE113" w:rsidR="00217BB4" w:rsidRDefault="00217BB4" w:rsidP="00217BB4">
      <w:pPr>
        <w:spacing w:after="200"/>
        <w:rPr>
          <w:rStyle w:val="Hyperlink"/>
          <w:rFonts w:cs="Arial"/>
        </w:rPr>
      </w:pPr>
      <w:r>
        <w:rPr>
          <w:rStyle w:val="Hyperlink"/>
          <w:rFonts w:cs="Arial"/>
        </w:rPr>
        <w:br w:type="page"/>
      </w:r>
    </w:p>
    <w:p w14:paraId="0E272E36" w14:textId="51041173" w:rsidR="002A1420" w:rsidRPr="00381A48" w:rsidRDefault="06FDB27F" w:rsidP="008E0EF9">
      <w:pPr>
        <w:pStyle w:val="Heading2"/>
      </w:pPr>
      <w:bookmarkStart w:id="8" w:name="_Toc457379822"/>
      <w:r>
        <w:lastRenderedPageBreak/>
        <w:t>Welcome from the Course Leader</w:t>
      </w:r>
      <w:bookmarkEnd w:id="8"/>
    </w:p>
    <w:p w14:paraId="348AF7ED" w14:textId="77777777" w:rsidR="00B45A81" w:rsidRPr="00A54C6D" w:rsidRDefault="00B45A81" w:rsidP="00B45A81">
      <w:pPr>
        <w:spacing w:after="0" w:line="240" w:lineRule="auto"/>
        <w:rPr>
          <w:rFonts w:cs="Arial"/>
          <w:color w:val="000000" w:themeColor="text1"/>
        </w:rPr>
      </w:pPr>
    </w:p>
    <w:p w14:paraId="69DE214C" w14:textId="77777777" w:rsidR="00217BB4" w:rsidRPr="00A54C6D" w:rsidRDefault="00217BB4" w:rsidP="00217BB4">
      <w:pPr>
        <w:pStyle w:val="Heading3"/>
      </w:pPr>
      <w:bookmarkStart w:id="9" w:name="_Toc457379215"/>
      <w:bookmarkStart w:id="10" w:name="_Toc457379823"/>
      <w:r>
        <w:t>We do not play games, we develop them.</w:t>
      </w:r>
      <w:bookmarkEnd w:id="9"/>
      <w:bookmarkEnd w:id="10"/>
    </w:p>
    <w:p w14:paraId="09B05F77" w14:textId="77777777" w:rsidR="00217BB4" w:rsidRDefault="00217BB4" w:rsidP="00217BB4">
      <w:r>
        <w:t>Get that straight, you’re here to become developers, this requires a lot of problem solving, maths and logical expertise. Once you graduate this you’ll be incredibly hireable, and not just in the games industry.</w:t>
      </w:r>
    </w:p>
    <w:p w14:paraId="4E4B1F90" w14:textId="77777777" w:rsidR="00217BB4" w:rsidRDefault="00217BB4" w:rsidP="00217BB4">
      <w:r>
        <w:t xml:space="preserve">You are about embark on a long hard road to become a software developer. </w:t>
      </w:r>
    </w:p>
    <w:p w14:paraId="3306AE28" w14:textId="77777777" w:rsidR="00217BB4" w:rsidRDefault="00217BB4" w:rsidP="00217BB4">
      <w:pPr>
        <w:rPr>
          <w:rFonts w:cs="Arial"/>
          <w:color w:val="000000" w:themeColor="text1"/>
        </w:rPr>
      </w:pPr>
      <w:r w:rsidRPr="3D7F6112">
        <w:rPr>
          <w:rFonts w:ascii="Arial" w:eastAsia="Arial" w:hAnsi="Arial" w:cs="Arial"/>
          <w:color w:val="000000" w:themeColor="text1"/>
        </w:rPr>
        <w:t>Thank you for choosing the course. The technical units that you need have been written by industry veterans, Dave Horne (</w:t>
      </w:r>
      <w:proofErr w:type="spellStart"/>
      <w:r w:rsidRPr="3D7F6112">
        <w:rPr>
          <w:rFonts w:ascii="Arial" w:eastAsia="Arial" w:hAnsi="Arial" w:cs="Arial"/>
          <w:color w:val="000000" w:themeColor="text1"/>
        </w:rPr>
        <w:t>Codemasters</w:t>
      </w:r>
      <w:proofErr w:type="spellEnd"/>
      <w:r w:rsidRPr="3D7F6112">
        <w:rPr>
          <w:rFonts w:ascii="Arial" w:eastAsia="Arial" w:hAnsi="Arial" w:cs="Arial"/>
          <w:color w:val="000000" w:themeColor="text1"/>
        </w:rPr>
        <w:t xml:space="preserve">, </w:t>
      </w:r>
      <w:proofErr w:type="spellStart"/>
      <w:r w:rsidRPr="3D7F6112">
        <w:rPr>
          <w:rFonts w:ascii="Arial" w:eastAsia="Arial" w:hAnsi="Arial" w:cs="Arial"/>
          <w:color w:val="000000" w:themeColor="text1"/>
        </w:rPr>
        <w:t>nVidia</w:t>
      </w:r>
      <w:proofErr w:type="spellEnd"/>
      <w:r w:rsidRPr="3D7F6112">
        <w:rPr>
          <w:rFonts w:ascii="Arial" w:eastAsia="Arial" w:hAnsi="Arial" w:cs="Arial"/>
          <w:color w:val="000000" w:themeColor="text1"/>
        </w:rPr>
        <w:t>, ATI, Silicon Dreams), Mark Bennett (Creature Labs, Coventry University) and Nick Thomas (Therapist Games). They’ve been created to give you the skills required to make you employable. We know what knowledge and skills are needed to succeed in the games industry, and we’ve designed the course to give you them.</w:t>
      </w:r>
    </w:p>
    <w:p w14:paraId="2253FC04" w14:textId="77777777" w:rsidR="00217BB4" w:rsidRPr="00B25432" w:rsidRDefault="00217BB4" w:rsidP="00217BB4">
      <w:pPr>
        <w:pStyle w:val="Heading3"/>
        <w:rPr>
          <w:szCs w:val="28"/>
        </w:rPr>
      </w:pPr>
      <w:bookmarkStart w:id="11" w:name="_Toc457379216"/>
      <w:bookmarkStart w:id="12" w:name="_Toc457379824"/>
      <w:r w:rsidRPr="3D7F6112">
        <w:rPr>
          <w:rFonts w:ascii="Arial" w:eastAsia="Arial" w:hAnsi="Arial" w:cs="Arial"/>
          <w:color w:val="000000" w:themeColor="text1"/>
        </w:rPr>
        <w:t>How to become a programmer:</w:t>
      </w:r>
      <w:bookmarkEnd w:id="11"/>
      <w:bookmarkEnd w:id="12"/>
    </w:p>
    <w:p w14:paraId="0AF7E3DF" w14:textId="77777777" w:rsidR="00217BB4" w:rsidRDefault="00217BB4" w:rsidP="00217BB4">
      <w:pPr>
        <w:pStyle w:val="ListParagraph"/>
        <w:numPr>
          <w:ilvl w:val="0"/>
          <w:numId w:val="24"/>
        </w:numPr>
        <w:spacing w:after="0" w:line="240" w:lineRule="auto"/>
        <w:rPr>
          <w:rFonts w:ascii="Arial" w:eastAsia="Arial" w:hAnsi="Arial" w:cs="Arial"/>
          <w:color w:val="000000" w:themeColor="text1"/>
        </w:rPr>
      </w:pPr>
      <w:r w:rsidRPr="3D7F6112">
        <w:rPr>
          <w:rFonts w:ascii="Arial" w:eastAsia="Arial" w:hAnsi="Arial" w:cs="Arial"/>
          <w:color w:val="000000" w:themeColor="text1"/>
        </w:rPr>
        <w:t>Participate in the tutorials</w:t>
      </w:r>
    </w:p>
    <w:p w14:paraId="62EDA140" w14:textId="77777777" w:rsidR="00217BB4" w:rsidRDefault="00217BB4" w:rsidP="00217BB4">
      <w:pPr>
        <w:pStyle w:val="ListParagraph"/>
        <w:numPr>
          <w:ilvl w:val="0"/>
          <w:numId w:val="24"/>
        </w:numPr>
        <w:spacing w:after="0" w:line="240" w:lineRule="auto"/>
        <w:rPr>
          <w:rFonts w:ascii="Arial" w:eastAsia="Arial" w:hAnsi="Arial" w:cs="Arial"/>
          <w:color w:val="000000" w:themeColor="text1"/>
        </w:rPr>
      </w:pPr>
      <w:r w:rsidRPr="3D7F6112">
        <w:rPr>
          <w:rFonts w:ascii="Arial" w:eastAsia="Arial" w:hAnsi="Arial" w:cs="Arial"/>
          <w:color w:val="000000" w:themeColor="text1"/>
        </w:rPr>
        <w:t>Think for yourself</w:t>
      </w:r>
    </w:p>
    <w:p w14:paraId="514FF9C7" w14:textId="77777777" w:rsidR="00217BB4" w:rsidRDefault="00217BB4" w:rsidP="00217BB4">
      <w:pPr>
        <w:pStyle w:val="ListParagraph"/>
        <w:numPr>
          <w:ilvl w:val="0"/>
          <w:numId w:val="24"/>
        </w:numPr>
        <w:spacing w:after="0" w:line="240" w:lineRule="auto"/>
        <w:rPr>
          <w:rFonts w:ascii="Arial" w:eastAsia="Arial" w:hAnsi="Arial" w:cs="Arial"/>
          <w:color w:val="000000" w:themeColor="text1"/>
        </w:rPr>
      </w:pPr>
      <w:r w:rsidRPr="3D7F6112">
        <w:rPr>
          <w:rFonts w:ascii="Arial" w:eastAsia="Arial" w:hAnsi="Arial" w:cs="Arial"/>
          <w:color w:val="000000" w:themeColor="text1"/>
        </w:rPr>
        <w:t>Spend days failing</w:t>
      </w:r>
    </w:p>
    <w:p w14:paraId="042E25DB" w14:textId="77777777" w:rsidR="00217BB4" w:rsidRDefault="00217BB4" w:rsidP="00217BB4">
      <w:pPr>
        <w:pStyle w:val="ListParagraph"/>
        <w:numPr>
          <w:ilvl w:val="0"/>
          <w:numId w:val="24"/>
        </w:numPr>
        <w:spacing w:after="0" w:line="240" w:lineRule="auto"/>
        <w:rPr>
          <w:rFonts w:ascii="Arial" w:eastAsia="Arial" w:hAnsi="Arial" w:cs="Arial"/>
          <w:color w:val="000000" w:themeColor="text1"/>
        </w:rPr>
      </w:pPr>
      <w:r w:rsidRPr="3D7F6112">
        <w:rPr>
          <w:rFonts w:ascii="Arial" w:eastAsia="Arial" w:hAnsi="Arial" w:cs="Arial"/>
          <w:color w:val="000000" w:themeColor="text1"/>
        </w:rPr>
        <w:t>Finally succeed</w:t>
      </w:r>
    </w:p>
    <w:p w14:paraId="796EFEDF" w14:textId="77777777" w:rsidR="00217BB4" w:rsidRDefault="00217BB4" w:rsidP="00217BB4">
      <w:pPr>
        <w:pStyle w:val="ListParagraph"/>
        <w:numPr>
          <w:ilvl w:val="0"/>
          <w:numId w:val="24"/>
        </w:numPr>
        <w:spacing w:after="0" w:line="240" w:lineRule="auto"/>
        <w:rPr>
          <w:rFonts w:ascii="Arial" w:eastAsia="Arial" w:hAnsi="Arial" w:cs="Arial"/>
          <w:color w:val="000000" w:themeColor="text1"/>
        </w:rPr>
      </w:pPr>
      <w:r w:rsidRPr="3D7F6112">
        <w:rPr>
          <w:rFonts w:ascii="Arial" w:eastAsia="Arial" w:hAnsi="Arial" w:cs="Arial"/>
          <w:color w:val="000000" w:themeColor="text1"/>
        </w:rPr>
        <w:t>Experiment with cool stuff in your spare time.</w:t>
      </w:r>
    </w:p>
    <w:p w14:paraId="3234B9AF" w14:textId="77777777" w:rsidR="00217BB4" w:rsidRPr="00B96A5C" w:rsidRDefault="00217BB4" w:rsidP="00217BB4">
      <w:pPr>
        <w:pStyle w:val="ListParagraph"/>
        <w:numPr>
          <w:ilvl w:val="0"/>
          <w:numId w:val="0"/>
        </w:numPr>
        <w:spacing w:after="0" w:line="240" w:lineRule="auto"/>
        <w:ind w:left="720"/>
        <w:rPr>
          <w:rFonts w:cs="Arial"/>
          <w:color w:val="000000" w:themeColor="text1"/>
        </w:rPr>
      </w:pPr>
    </w:p>
    <w:p w14:paraId="2BC42E0A" w14:textId="77777777" w:rsidR="00217BB4" w:rsidRDefault="00217BB4" w:rsidP="00217BB4">
      <w:r>
        <w:t>Developing software is actually about failure, and there’s often no right or wrong answer. It works or it doesn’t. This is what makes coding both a creative and logical art form.</w:t>
      </w:r>
    </w:p>
    <w:p w14:paraId="202709B4" w14:textId="77777777" w:rsidR="00217BB4" w:rsidRDefault="00217BB4" w:rsidP="00217BB4">
      <w:r>
        <w:t>If you start searching google before you’ve even tried to come up with a solution for yourself you’re not going to acquire the problem solving skills required to become a game developer.</w:t>
      </w:r>
    </w:p>
    <w:p w14:paraId="14AC1097" w14:textId="77777777" w:rsidR="00217BB4" w:rsidRDefault="00217BB4" w:rsidP="00217BB4">
      <w:r>
        <w:t>You can’t be a game developer simply by watching tutorials. You need to do it for yourself. A lot.</w:t>
      </w:r>
    </w:p>
    <w:p w14:paraId="28052E4C" w14:textId="77777777" w:rsidR="00217BB4" w:rsidRDefault="00217BB4" w:rsidP="00217BB4">
      <w:pPr>
        <w:pStyle w:val="Heading3"/>
      </w:pPr>
      <w:bookmarkStart w:id="13" w:name="_Toc457379217"/>
      <w:bookmarkStart w:id="14" w:name="_Toc457379825"/>
      <w:r>
        <w:t>Your competition</w:t>
      </w:r>
      <w:bookmarkEnd w:id="13"/>
      <w:bookmarkEnd w:id="14"/>
    </w:p>
    <w:p w14:paraId="69CDF159" w14:textId="77777777" w:rsidR="00217BB4" w:rsidRDefault="00217BB4" w:rsidP="00217BB4">
      <w:r>
        <w:t>When you graduate from Southampton Solent University, you will be showing off your skills against hundreds of other people graduating from both this course and others. To become the best you need self-motivation and curiosity. Compete against others in Game Jams, work with each other in teams. Make stuff in your spare time. You need a portfolio, a good degree and a website selling yourself.</w:t>
      </w:r>
    </w:p>
    <w:p w14:paraId="1CB0D813" w14:textId="77777777" w:rsidR="00217BB4" w:rsidRDefault="00217BB4" w:rsidP="00217BB4">
      <w:r>
        <w:t>You do not get employed simply by attending and listening. You need to prove yourself. Interviews for jobs in the games industry can take between 2 to 5 hours. You need to know your stuff.</w:t>
      </w:r>
    </w:p>
    <w:p w14:paraId="475E043A" w14:textId="77777777" w:rsidR="00217BB4" w:rsidRDefault="00217BB4" w:rsidP="00217BB4">
      <w:pPr>
        <w:rPr>
          <w:b/>
          <w:sz w:val="28"/>
          <w:u w:val="single"/>
        </w:rPr>
      </w:pPr>
      <w:r>
        <w:br w:type="page"/>
      </w:r>
    </w:p>
    <w:p w14:paraId="7CD50F2A" w14:textId="77777777" w:rsidR="00217BB4" w:rsidRDefault="00217BB4" w:rsidP="00217BB4">
      <w:pPr>
        <w:pStyle w:val="Heading3"/>
      </w:pPr>
      <w:bookmarkStart w:id="15" w:name="_Toc457379218"/>
      <w:bookmarkStart w:id="16" w:name="_Toc457379826"/>
      <w:r>
        <w:lastRenderedPageBreak/>
        <w:t>Some Advice</w:t>
      </w:r>
      <w:bookmarkEnd w:id="15"/>
      <w:bookmarkEnd w:id="16"/>
    </w:p>
    <w:p w14:paraId="14B3C641" w14:textId="77777777" w:rsidR="00217BB4" w:rsidRDefault="00217BB4" w:rsidP="00217BB4">
      <w:pPr>
        <w:pStyle w:val="Heading4"/>
      </w:pPr>
      <w:r>
        <w:t>Questions</w:t>
      </w:r>
    </w:p>
    <w:p w14:paraId="4FC9792A" w14:textId="77777777" w:rsidR="00217BB4" w:rsidRDefault="00217BB4" w:rsidP="00217BB4">
      <w:r>
        <w:t xml:space="preserve">There’s no such thing as a silly or stupid question, remember this when we ask if you’re ok, or if you have any questions. We teach 100+ students in the first year, and we’ve heard all the questions before, because chances are someone in another group or another year has asked that question. </w:t>
      </w:r>
    </w:p>
    <w:p w14:paraId="7F3A1A05" w14:textId="77777777" w:rsidR="00217BB4" w:rsidRDefault="00217BB4" w:rsidP="00217BB4">
      <w:pPr>
        <w:pStyle w:val="Heading4"/>
      </w:pPr>
      <w:r>
        <w:t>Eating and Drinking in the classroom</w:t>
      </w:r>
    </w:p>
    <w:p w14:paraId="730522E1" w14:textId="77777777" w:rsidR="00217BB4" w:rsidRDefault="00217BB4" w:rsidP="00217BB4">
      <w:r>
        <w:t>There is no eating or drinking in ANY of the classrooms, exceptions to this are bottles of water with a secure cap on them, and in RM603 we do have a breakout table, you are allowed to eat things there. Once you’ve finished, make sure all the packages are in the bin.</w:t>
      </w:r>
    </w:p>
    <w:p w14:paraId="271815B0" w14:textId="77777777" w:rsidR="00217BB4" w:rsidRDefault="00217BB4" w:rsidP="00217BB4">
      <w:r>
        <w:t>Lecturers and technicians can and will confiscate any unauthorised food or drink found on the tables, and will dispose of them.</w:t>
      </w:r>
    </w:p>
    <w:p w14:paraId="6204D5D4" w14:textId="77777777" w:rsidR="00217BB4" w:rsidRPr="00AA17B8" w:rsidRDefault="00217BB4" w:rsidP="00217BB4">
      <w:pPr>
        <w:pStyle w:val="Heading4"/>
      </w:pPr>
      <w:r>
        <w:t xml:space="preserve"> Working with Others</w:t>
      </w:r>
    </w:p>
    <w:p w14:paraId="6E8C1E7F" w14:textId="77777777" w:rsidR="00217BB4" w:rsidRDefault="00217BB4" w:rsidP="00217BB4">
      <w:r>
        <w:t xml:space="preserve">You are going to be working in teams, this means that you need to be able to communicate, argue and critique each other. Remember Artists know more than you about art, Indies know more than you about production and business. Bow to their better judgement but never be scared of asking for more information. </w:t>
      </w:r>
    </w:p>
    <w:p w14:paraId="2CB03504" w14:textId="2998E6E1" w:rsidR="00F57AA7" w:rsidRDefault="00F57AA7">
      <w:r>
        <w:br w:type="page"/>
      </w:r>
    </w:p>
    <w:p w14:paraId="478668C0" w14:textId="581E2989" w:rsidR="00784B0F" w:rsidRDefault="00726DB1" w:rsidP="00784B0F">
      <w:pPr>
        <w:pStyle w:val="Heading2"/>
      </w:pPr>
      <w:bookmarkStart w:id="17" w:name="_Toc457379827"/>
      <w:r>
        <w:lastRenderedPageBreak/>
        <w:t>What if this course isn</w:t>
      </w:r>
      <w:r w:rsidR="00784B0F">
        <w:t>’t for you?</w:t>
      </w:r>
      <w:bookmarkEnd w:id="17"/>
    </w:p>
    <w:p w14:paraId="0E91D336" w14:textId="63E094C6" w:rsidR="00784B0F" w:rsidRDefault="007B182D" w:rsidP="00784B0F">
      <w:pPr>
        <w:pStyle w:val="Heading3"/>
      </w:pPr>
      <w:bookmarkStart w:id="18" w:name="_Toc457379828"/>
      <w:r>
        <w:t>This isn’t a course for everyone</w:t>
      </w:r>
      <w:bookmarkEnd w:id="18"/>
    </w:p>
    <w:p w14:paraId="6CFFB295" w14:textId="39B85F59" w:rsidR="007B182D" w:rsidRDefault="00217BB4" w:rsidP="00784B0F">
      <w:r>
        <w:rPr>
          <w:noProof/>
          <w:lang w:eastAsia="en-GB"/>
        </w:rPr>
        <w:drawing>
          <wp:anchor distT="0" distB="0" distL="114300" distR="114300" simplePos="0" relativeHeight="251675648" behindDoc="1" locked="0" layoutInCell="1" allowOverlap="1" wp14:anchorId="0346A5FB" wp14:editId="63C6423C">
            <wp:simplePos x="0" y="0"/>
            <wp:positionH relativeFrom="column">
              <wp:posOffset>2817627</wp:posOffset>
            </wp:positionH>
            <wp:positionV relativeFrom="paragraph">
              <wp:posOffset>427768</wp:posOffset>
            </wp:positionV>
            <wp:extent cx="2806700" cy="2105025"/>
            <wp:effectExtent l="76200" t="76200" r="127000" b="142875"/>
            <wp:wrapTight wrapText="bothSides">
              <wp:wrapPolygon edited="0">
                <wp:start x="-293" y="-782"/>
                <wp:lineTo x="-586" y="-586"/>
                <wp:lineTo x="-586" y="22089"/>
                <wp:lineTo x="-293" y="22871"/>
                <wp:lineTo x="22138" y="22871"/>
                <wp:lineTo x="22431" y="21502"/>
                <wp:lineTo x="22431" y="2541"/>
                <wp:lineTo x="22138" y="-391"/>
                <wp:lineTo x="22138" y="-782"/>
                <wp:lineTo x="-293" y="-78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umbnail_Photo 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6700" cy="2105025"/>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anchor>
        </w:drawing>
      </w:r>
      <w:r w:rsidR="00784B0F">
        <w:t xml:space="preserve">You may find that after the first few weeks of this course, you’ll realise that you don’t want </w:t>
      </w:r>
      <w:r w:rsidR="007B182D">
        <w:t xml:space="preserve">to put up with the very frustrating world of breaking through to the indie game scene. It’s </w:t>
      </w:r>
      <w:r w:rsidR="00DD4146">
        <w:t xml:space="preserve">really not uncommon, </w:t>
      </w:r>
      <w:r w:rsidR="007B182D">
        <w:t xml:space="preserve">the good news is… </w:t>
      </w:r>
    </w:p>
    <w:p w14:paraId="7023F443" w14:textId="2C7E9A6D" w:rsidR="00784B0F" w:rsidRDefault="00DD4146" w:rsidP="00784B0F">
      <w:r>
        <w:t>Southampton Solent offers a lot of courses and you’ll probably be able to find a course more suited to your needs easily. If</w:t>
      </w:r>
      <w:r w:rsidR="00784B0F">
        <w:t xml:space="preserve"> that’s</w:t>
      </w:r>
      <w:r>
        <w:t xml:space="preserve"> the case, m</w:t>
      </w:r>
      <w:r w:rsidR="00784B0F">
        <w:t xml:space="preserve">ake sure you make your decision in the </w:t>
      </w:r>
      <w:r w:rsidR="00784B0F" w:rsidRPr="00DD4146">
        <w:rPr>
          <w:rStyle w:val="Strong"/>
        </w:rPr>
        <w:t xml:space="preserve">first </w:t>
      </w:r>
      <w:r w:rsidR="004D706B">
        <w:rPr>
          <w:rStyle w:val="Strong"/>
        </w:rPr>
        <w:t>2</w:t>
      </w:r>
      <w:r w:rsidRPr="00DD4146">
        <w:rPr>
          <w:rStyle w:val="Strong"/>
        </w:rPr>
        <w:t xml:space="preserve"> weeks</w:t>
      </w:r>
      <w:r w:rsidRPr="00DD4146">
        <w:rPr>
          <w:rStyle w:val="Emphasis"/>
        </w:rPr>
        <w:t xml:space="preserve"> </w:t>
      </w:r>
      <w:r>
        <w:t>and you can transfer onto another course easily. Any later and you’ll have to wait until the next academic year.</w:t>
      </w:r>
    </w:p>
    <w:p w14:paraId="5B08AD58" w14:textId="418DF6D0" w:rsidR="00DD4146" w:rsidRDefault="00DD4146" w:rsidP="00784B0F">
      <w:r>
        <w:t>Our students quite often move to the following courses</w:t>
      </w:r>
      <w:r w:rsidR="00A65E5C">
        <w:t>:</w:t>
      </w:r>
    </w:p>
    <w:p w14:paraId="77F94037" w14:textId="21646058" w:rsidR="00DD4146" w:rsidRDefault="00DD4146" w:rsidP="00DD4146">
      <w:pPr>
        <w:pStyle w:val="Heading4"/>
      </w:pPr>
      <w:r>
        <w:t>BSc(Hons) Computer Games (</w:t>
      </w:r>
      <w:r w:rsidR="007B182D">
        <w:t>Software Development</w:t>
      </w:r>
      <w:r>
        <w:t xml:space="preserve">) | </w:t>
      </w:r>
      <w:hyperlink r:id="rId17" w:history="1">
        <w:r w:rsidRPr="00DD4146">
          <w:rPr>
            <w:rStyle w:val="Hyperlink"/>
          </w:rPr>
          <w:t>Link</w:t>
        </w:r>
      </w:hyperlink>
    </w:p>
    <w:p w14:paraId="581F3B4C" w14:textId="3445974E" w:rsidR="00DD4146" w:rsidRDefault="00DD4146" w:rsidP="00DD4146">
      <w:r>
        <w:t xml:space="preserve">This is our sister course, </w:t>
      </w:r>
      <w:r w:rsidR="007B182D">
        <w:t>It focus</w:t>
      </w:r>
      <w:r w:rsidR="00A65E5C">
        <w:t>ses</w:t>
      </w:r>
      <w:r w:rsidR="007B182D">
        <w:t xml:space="preserve"> on a lot lower level programming, if you’ve enjoyed the programming units and want more, I suggest this. </w:t>
      </w:r>
      <w:r>
        <w:t>You can actually easily move to this cours</w:t>
      </w:r>
      <w:r w:rsidR="00A65E5C">
        <w:t>e any time in the first 14</w:t>
      </w:r>
      <w:r>
        <w:t xml:space="preserve"> weeks of this course as they share a very similar first year.</w:t>
      </w:r>
    </w:p>
    <w:p w14:paraId="0BCA6CCE" w14:textId="77777777" w:rsidR="00DD4146" w:rsidRDefault="00DD4146" w:rsidP="00DD4146">
      <w:pPr>
        <w:pStyle w:val="Heading4"/>
      </w:pPr>
      <w:r>
        <w:t xml:space="preserve">BA(Hons) Computer and Video Games | </w:t>
      </w:r>
      <w:hyperlink r:id="rId18" w:history="1">
        <w:r w:rsidRPr="00DD4146">
          <w:rPr>
            <w:rStyle w:val="Hyperlink"/>
          </w:rPr>
          <w:t>Link</w:t>
        </w:r>
      </w:hyperlink>
    </w:p>
    <w:p w14:paraId="687CA904" w14:textId="77777777" w:rsidR="00DD4146" w:rsidRPr="00DD4146" w:rsidRDefault="00DD4146" w:rsidP="00DD4146">
      <w:r>
        <w:t>This is our art course, if you really enjoyed Christian’s units in art rather than the programming unit, this is possibly the course you need.</w:t>
      </w:r>
    </w:p>
    <w:p w14:paraId="4E10A8B6" w14:textId="77777777" w:rsidR="00DD4146" w:rsidRDefault="00DD4146" w:rsidP="00DD4146">
      <w:pPr>
        <w:pStyle w:val="Heading4"/>
      </w:pPr>
      <w:r>
        <w:t xml:space="preserve">BSc(Hons) Computing | </w:t>
      </w:r>
      <w:hyperlink r:id="rId19" w:history="1">
        <w:r w:rsidRPr="00DD4146">
          <w:rPr>
            <w:rStyle w:val="Hyperlink"/>
          </w:rPr>
          <w:t>link</w:t>
        </w:r>
      </w:hyperlink>
    </w:p>
    <w:p w14:paraId="2E6FF4A9" w14:textId="77777777" w:rsidR="00DD4146" w:rsidRDefault="00DD4146" w:rsidP="00DD4146">
      <w:r>
        <w:t>With a focus on technical computing and a strong emphasis on programming mobile applications, this comprehensive computing degree provides the diverse skills and knowledge you’ll need for a career in a wide range of computing roles.</w:t>
      </w:r>
    </w:p>
    <w:p w14:paraId="6D7D0043" w14:textId="77777777" w:rsidR="00D735BF" w:rsidRDefault="00DD4146" w:rsidP="00DD4146">
      <w:r>
        <w:t>With a strong focus on programming (using Java and Python), the course includes core units on software development, databases, web development and networking themes. You’ll also look at web APIs, JSON, HTML5 and big data analytics.</w:t>
      </w:r>
    </w:p>
    <w:p w14:paraId="57B066EE" w14:textId="77777777" w:rsidR="00D735BF" w:rsidRDefault="00D735BF" w:rsidP="00D735BF">
      <w:pPr>
        <w:pStyle w:val="Heading4"/>
      </w:pPr>
      <w:r>
        <w:t xml:space="preserve">There’s loads more on the webpage | </w:t>
      </w:r>
      <w:hyperlink r:id="rId20" w:history="1">
        <w:r w:rsidRPr="00D735BF">
          <w:rPr>
            <w:rStyle w:val="Hyperlink"/>
          </w:rPr>
          <w:t>link</w:t>
        </w:r>
      </w:hyperlink>
    </w:p>
    <w:p w14:paraId="62C830E1" w14:textId="77777777" w:rsidR="00DD4146" w:rsidRDefault="00DD4146" w:rsidP="00DD4146">
      <w:r>
        <w:t xml:space="preserve">There’s a wealth of other computing courses, check out the </w:t>
      </w:r>
      <w:r w:rsidR="00D735BF">
        <w:t>course pages, and the rest of the of the Solent website.</w:t>
      </w:r>
    </w:p>
    <w:p w14:paraId="14D436C6" w14:textId="77777777" w:rsidR="0071154B" w:rsidRDefault="0071154B">
      <w:pPr>
        <w:rPr>
          <w:rFonts w:eastAsiaTheme="majorEastAsia" w:cstheme="majorBidi"/>
          <w:b/>
          <w:bCs/>
          <w:color w:val="FFFFFF" w:themeColor="background1"/>
        </w:rPr>
      </w:pPr>
      <w:r>
        <w:br w:type="page"/>
      </w:r>
    </w:p>
    <w:p w14:paraId="20338DD2" w14:textId="77777777" w:rsidR="003E65B4" w:rsidRPr="006A7798" w:rsidRDefault="009B5654" w:rsidP="008E0EF9">
      <w:pPr>
        <w:pStyle w:val="Heading2"/>
      </w:pPr>
      <w:bookmarkStart w:id="19" w:name="_Toc457379829"/>
      <w:r w:rsidRPr="006A7798">
        <w:lastRenderedPageBreak/>
        <w:t>What type of information is in the handbook</w:t>
      </w:r>
      <w:bookmarkEnd w:id="19"/>
    </w:p>
    <w:p w14:paraId="01B2E9CA" w14:textId="77777777" w:rsidR="00E542F0" w:rsidRDefault="00E542F0" w:rsidP="00B45A81">
      <w:pPr>
        <w:spacing w:after="0" w:line="240" w:lineRule="auto"/>
      </w:pPr>
    </w:p>
    <w:p w14:paraId="62046869" w14:textId="77777777" w:rsidR="00217BB4" w:rsidRDefault="00217BB4" w:rsidP="00217BB4">
      <w:pPr>
        <w:spacing w:after="0" w:line="240" w:lineRule="auto"/>
      </w:pPr>
      <w:r>
        <w:t>The course handbook provides you with information about how your course is taught and managed, and how you will be assessed.   It also provides information around key course details, University facilities and services that will assist you whilst studying.</w:t>
      </w:r>
    </w:p>
    <w:p w14:paraId="5E266480" w14:textId="77777777" w:rsidR="00217BB4" w:rsidRDefault="00217BB4" w:rsidP="00217BB4">
      <w:pPr>
        <w:spacing w:after="0" w:line="240" w:lineRule="auto"/>
        <w:contextualSpacing/>
      </w:pPr>
    </w:p>
    <w:p w14:paraId="01EA72F9" w14:textId="77777777" w:rsidR="00217BB4" w:rsidRPr="00E542F0" w:rsidRDefault="00217BB4" w:rsidP="00217BB4">
      <w:pPr>
        <w:spacing w:after="0" w:line="240" w:lineRule="auto"/>
        <w:contextualSpacing/>
      </w:pPr>
      <w:r>
        <w:t>This handbook is accompanied by information on the Student portal and the Southampton Solent University “</w:t>
      </w:r>
      <w:r w:rsidRPr="3D7F6112">
        <w:rPr>
          <w:i/>
          <w:iCs/>
        </w:rPr>
        <w:t>Student Handbook Essential information 2015-16</w:t>
      </w:r>
      <w:r>
        <w:t xml:space="preserve">”, which can be found on the portal:  </w:t>
      </w:r>
    </w:p>
    <w:p w14:paraId="1A496039" w14:textId="77777777" w:rsidR="00217BB4" w:rsidRPr="006A7798" w:rsidRDefault="00217BB4" w:rsidP="00217BB4">
      <w:pPr>
        <w:spacing w:after="0" w:line="240" w:lineRule="auto"/>
        <w:contextualSpacing/>
      </w:pPr>
    </w:p>
    <w:p w14:paraId="0BFD332B" w14:textId="77777777" w:rsidR="00217BB4" w:rsidRPr="006A7798" w:rsidRDefault="00217BB4" w:rsidP="00217BB4">
      <w:pPr>
        <w:spacing w:after="0" w:line="240" w:lineRule="auto"/>
        <w:contextualSpacing/>
        <w:rPr>
          <w:sz w:val="16"/>
          <w:szCs w:val="16"/>
        </w:rPr>
      </w:pPr>
    </w:p>
    <w:p w14:paraId="0BA0B58B" w14:textId="77777777" w:rsidR="00217BB4" w:rsidRPr="006A7798" w:rsidRDefault="00537F60" w:rsidP="00217BB4">
      <w:pPr>
        <w:spacing w:after="0" w:line="240" w:lineRule="auto"/>
        <w:contextualSpacing/>
      </w:pPr>
      <w:hyperlink r:id="rId21" w:history="1">
        <w:r w:rsidR="00217BB4" w:rsidRPr="006A7798">
          <w:rPr>
            <w:rStyle w:val="Hyperlink"/>
            <w:u w:val="none"/>
          </w:rPr>
          <w:t>Student Handbook</w:t>
        </w:r>
      </w:hyperlink>
    </w:p>
    <w:p w14:paraId="2F613C76" w14:textId="77777777" w:rsidR="00217BB4" w:rsidRPr="006A7798" w:rsidRDefault="00217BB4" w:rsidP="00217BB4">
      <w:pPr>
        <w:spacing w:after="0" w:line="240" w:lineRule="auto"/>
        <w:contextualSpacing/>
      </w:pPr>
    </w:p>
    <w:p w14:paraId="40593FBA" w14:textId="77777777" w:rsidR="00217BB4" w:rsidRDefault="00217BB4" w:rsidP="00217BB4">
      <w:pPr>
        <w:spacing w:after="0" w:line="240" w:lineRule="auto"/>
        <w:contextualSpacing/>
      </w:pPr>
      <w:r>
        <w:t>If any changes are necessary, the Course Handbook will be updated and the most recent version will be available on the portal.</w:t>
      </w:r>
    </w:p>
    <w:p w14:paraId="3AEE99A3" w14:textId="77777777" w:rsidR="00217BB4" w:rsidRDefault="00217BB4" w:rsidP="00217BB4">
      <w:pPr>
        <w:spacing w:after="0" w:line="240" w:lineRule="auto"/>
        <w:contextualSpacing/>
      </w:pPr>
    </w:p>
    <w:p w14:paraId="6E88DE99" w14:textId="77777777" w:rsidR="00217BB4" w:rsidRDefault="00217BB4" w:rsidP="00217BB4">
      <w:pPr>
        <w:spacing w:after="0" w:line="240" w:lineRule="auto"/>
        <w:rPr>
          <w:b/>
          <w:u w:val="single"/>
        </w:rPr>
      </w:pPr>
    </w:p>
    <w:p w14:paraId="13D0925D" w14:textId="77777777" w:rsidR="00217BB4" w:rsidRPr="006A7798" w:rsidRDefault="00217BB4" w:rsidP="00217BB4">
      <w:pPr>
        <w:pStyle w:val="Heading3"/>
      </w:pPr>
      <w:bookmarkStart w:id="20" w:name="_Toc457379222"/>
      <w:bookmarkStart w:id="21" w:name="_Toc457379830"/>
      <w:r>
        <w:t>Comment</w:t>
      </w:r>
      <w:bookmarkEnd w:id="20"/>
      <w:bookmarkEnd w:id="21"/>
    </w:p>
    <w:p w14:paraId="438BBA26" w14:textId="77777777" w:rsidR="00217BB4" w:rsidRDefault="00217BB4" w:rsidP="00217BB4">
      <w:pPr>
        <w:spacing w:after="0" w:line="240" w:lineRule="auto"/>
      </w:pPr>
    </w:p>
    <w:p w14:paraId="18876CB5" w14:textId="62711EC4" w:rsidR="00DE50EF" w:rsidRDefault="00217BB4" w:rsidP="00217BB4">
      <w:pPr>
        <w:spacing w:after="0" w:line="240" w:lineRule="auto"/>
      </w:pPr>
      <w:r>
        <w:t>If you would like to comment on the handbook contents, or have any ideas on how to improve the information provided, please forward these by email to the course lead.</w:t>
      </w:r>
      <w:r w:rsidR="00DE50EF" w:rsidRPr="006A7798">
        <w:br w:type="page"/>
      </w:r>
    </w:p>
    <w:p w14:paraId="62AE7800" w14:textId="4AB6A2F2" w:rsidR="00984639" w:rsidRPr="00984639" w:rsidRDefault="00135649" w:rsidP="00984639">
      <w:pPr>
        <w:pStyle w:val="Heading2"/>
      </w:pPr>
      <w:bookmarkStart w:id="22" w:name="_Toc457379831"/>
      <w:r w:rsidRPr="006A7798">
        <w:lastRenderedPageBreak/>
        <w:t>W</w:t>
      </w:r>
      <w:r w:rsidR="009B5654" w:rsidRPr="006A7798">
        <w:t xml:space="preserve">ho’s who on </w:t>
      </w:r>
      <w:r w:rsidR="0097143A">
        <w:t xml:space="preserve">the Computer Games </w:t>
      </w:r>
      <w:r w:rsidR="0061702F">
        <w:t>I</w:t>
      </w:r>
      <w:r w:rsidR="00B80434">
        <w:t>ndi</w:t>
      </w:r>
      <w:r w:rsidR="0061702F">
        <w:t xml:space="preserve">e </w:t>
      </w:r>
      <w:r w:rsidR="0097143A">
        <w:t>Course</w:t>
      </w:r>
      <w:bookmarkEnd w:id="22"/>
    </w:p>
    <w:p w14:paraId="652F84AC" w14:textId="24527890" w:rsidR="005B73E6" w:rsidRDefault="005B73E6" w:rsidP="005B73E6">
      <w:pPr>
        <w:pStyle w:val="Heading4"/>
      </w:pPr>
      <w:r w:rsidRPr="005B73E6">
        <w:rPr>
          <w:noProof/>
          <w:lang w:eastAsia="en-GB"/>
        </w:rPr>
        <w:drawing>
          <wp:anchor distT="0" distB="0" distL="114300" distR="114300" simplePos="0" relativeHeight="251688960" behindDoc="0" locked="0" layoutInCell="1" allowOverlap="1" wp14:anchorId="7F03DA28" wp14:editId="32803D7E">
            <wp:simplePos x="0" y="0"/>
            <wp:positionH relativeFrom="column">
              <wp:posOffset>4782820</wp:posOffset>
            </wp:positionH>
            <wp:positionV relativeFrom="paragraph">
              <wp:posOffset>130810</wp:posOffset>
            </wp:positionV>
            <wp:extent cx="875030" cy="923290"/>
            <wp:effectExtent l="19050" t="19050" r="20320" b="10160"/>
            <wp:wrapThrough wrapText="bothSides">
              <wp:wrapPolygon edited="0">
                <wp:start x="-470" y="-446"/>
                <wp:lineTo x="-470" y="21392"/>
                <wp:lineTo x="21631" y="21392"/>
                <wp:lineTo x="21631" y="-446"/>
                <wp:lineTo x="-470" y="-446"/>
              </wp:wrapPolygon>
            </wp:wrapThrough>
            <wp:docPr id="1026" name="Picture 2" descr="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erson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5030" cy="923290"/>
                    </a:xfrm>
                    <a:prstGeom prst="rect">
                      <a:avLst/>
                    </a:prstGeom>
                    <a:noFill/>
                    <a:ln w="19050">
                      <a:solidFill>
                        <a:srgbClr val="FF0000"/>
                      </a:solidFill>
                    </a:ln>
                    <a:extLst/>
                  </pic:spPr>
                </pic:pic>
              </a:graphicData>
            </a:graphic>
            <wp14:sizeRelH relativeFrom="margin">
              <wp14:pctWidth>0</wp14:pctWidth>
            </wp14:sizeRelH>
            <wp14:sizeRelV relativeFrom="margin">
              <wp14:pctHeight>0</wp14:pctHeight>
            </wp14:sizeRelV>
          </wp:anchor>
        </w:drawing>
      </w:r>
      <w:r>
        <w:t xml:space="preserve">Benjamin Kenwright | </w:t>
      </w:r>
      <w:r w:rsidR="00E75CAA">
        <w:t>Course Leader</w:t>
      </w:r>
      <w:r>
        <w:t xml:space="preserve"> </w:t>
      </w:r>
    </w:p>
    <w:p w14:paraId="6B01B105" w14:textId="71679D84" w:rsidR="005B73E6" w:rsidRDefault="00537F60" w:rsidP="005B73E6">
      <w:hyperlink r:id="rId23" w:history="1">
        <w:r w:rsidR="005B73E6" w:rsidRPr="005A68DD">
          <w:rPr>
            <w:rStyle w:val="Hyperlink"/>
            <w:b/>
            <w:sz w:val="18"/>
            <w:szCs w:val="18"/>
          </w:rPr>
          <w:t>BENJAMIN.KENWRIGHT@SOLENT.AC.UK</w:t>
        </w:r>
      </w:hyperlink>
      <w:r w:rsidR="005B73E6">
        <w:t xml:space="preserve"> | </w:t>
      </w:r>
    </w:p>
    <w:p w14:paraId="2ADEA1DE" w14:textId="6DF878F2" w:rsidR="005B73E6" w:rsidRPr="00E75CAA" w:rsidRDefault="005B73E6" w:rsidP="00E75CAA">
      <w:pPr>
        <w:rPr>
          <w:lang w:eastAsia="en-GB"/>
        </w:rPr>
      </w:pPr>
      <w:r w:rsidRPr="005B73E6">
        <w:rPr>
          <w:lang w:eastAsia="en-GB"/>
        </w:rPr>
        <w:t>Dr Benjamin Kenwright is a highly skilled researcher/developer/leader in game technologies, management, and engineering operations.  Benjamin is the course leader/senior lecturer for all the undergraduate and postgraduate games degrees at Southampton Solent University.  Benjamin has over twenty years' experience in research, teaching, and industrial project management.</w:t>
      </w:r>
    </w:p>
    <w:p w14:paraId="4A8E5D3E" w14:textId="031F395A" w:rsidR="00217BB4" w:rsidRDefault="00217BB4" w:rsidP="00217BB4">
      <w:pPr>
        <w:pStyle w:val="Heading4"/>
      </w:pPr>
      <w:r>
        <w:rPr>
          <w:noProof/>
          <w:lang w:eastAsia="en-GB"/>
        </w:rPr>
        <w:drawing>
          <wp:anchor distT="0" distB="0" distL="114300" distR="114300" simplePos="0" relativeHeight="251678720" behindDoc="1" locked="0" layoutInCell="1" allowOverlap="1" wp14:anchorId="2462D747" wp14:editId="55E7202A">
            <wp:simplePos x="0" y="0"/>
            <wp:positionH relativeFrom="margin">
              <wp:align>right</wp:align>
            </wp:positionH>
            <wp:positionV relativeFrom="paragraph">
              <wp:posOffset>48260</wp:posOffset>
            </wp:positionV>
            <wp:extent cx="876300" cy="923290"/>
            <wp:effectExtent l="76200" t="38100" r="76200" b="105410"/>
            <wp:wrapTight wrapText="bothSides">
              <wp:wrapPolygon edited="0">
                <wp:start x="-1409" y="-891"/>
                <wp:lineTo x="-1878" y="-446"/>
                <wp:lineTo x="-1878" y="22729"/>
                <wp:lineTo x="-1409" y="23620"/>
                <wp:lineTo x="22539" y="23620"/>
                <wp:lineTo x="23009" y="20946"/>
                <wp:lineTo x="23009" y="6685"/>
                <wp:lineTo x="22539" y="0"/>
                <wp:lineTo x="22539" y="-891"/>
                <wp:lineTo x="-1409" y="-891"/>
              </wp:wrapPolygon>
            </wp:wrapTight>
            <wp:docPr id="9" name="Picture 9" descr="https://scontent.xx.fbcdn.net/v/t1.0-9/10003121_10152359295046000_1136796891_n.jpg?oh=befc97319b7ad53da71ffeaf87409f99&amp;oe=57FC5F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xx.fbcdn.net/v/t1.0-9/10003121_10152359295046000_1136796891_n.jpg?oh=befc97319b7ad53da71ffeaf87409f99&amp;oe=57FC5FE3"/>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76300" cy="923290"/>
                    </a:xfrm>
                    <a:prstGeom prst="rect">
                      <a:avLst/>
                    </a:prstGeom>
                    <a:noFill/>
                    <a:ln w="19050">
                      <a:solidFill>
                        <a:schemeClr val="accent6"/>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Christian Brindley | Lecturer </w:t>
      </w:r>
    </w:p>
    <w:p w14:paraId="529BF873" w14:textId="77777777" w:rsidR="00217BB4" w:rsidRDefault="00537F60" w:rsidP="00217BB4">
      <w:hyperlink r:id="rId26">
        <w:r w:rsidR="00217BB4" w:rsidRPr="00CD48DA">
          <w:rPr>
            <w:rStyle w:val="Hyperlink"/>
            <w:b/>
            <w:sz w:val="18"/>
            <w:szCs w:val="18"/>
          </w:rPr>
          <w:t>CHRISTIAN.BRINDLEY@SOLENT.AC.UK</w:t>
        </w:r>
      </w:hyperlink>
      <w:r w:rsidR="00217BB4">
        <w:t xml:space="preserve"> | RM236 | 023 8201 6041</w:t>
      </w:r>
    </w:p>
    <w:p w14:paraId="44974751" w14:textId="77777777" w:rsidR="00217BB4" w:rsidRDefault="00217BB4" w:rsidP="00217BB4">
      <w:r>
        <w:t xml:space="preserve">Christian is a 3D artist with skills in many different areas within game production including character art, environment art, game design, animation &amp; UI. He has worked on games such as Urban Trials for the PS3, and helped start up a Southampton based Indie company. </w:t>
      </w:r>
    </w:p>
    <w:p w14:paraId="7A97CBB5" w14:textId="77777777" w:rsidR="00217BB4" w:rsidRDefault="00217BB4" w:rsidP="00217BB4">
      <w:pPr>
        <w:pStyle w:val="Heading4"/>
      </w:pPr>
      <w:r>
        <w:rPr>
          <w:noProof/>
          <w:lang w:eastAsia="en-GB"/>
        </w:rPr>
        <w:drawing>
          <wp:anchor distT="0" distB="0" distL="114300" distR="114300" simplePos="0" relativeHeight="251677696" behindDoc="1" locked="0" layoutInCell="1" allowOverlap="1" wp14:anchorId="5EFC59C7" wp14:editId="2DF45604">
            <wp:simplePos x="0" y="0"/>
            <wp:positionH relativeFrom="margin">
              <wp:align>right</wp:align>
            </wp:positionH>
            <wp:positionV relativeFrom="paragraph">
              <wp:posOffset>45720</wp:posOffset>
            </wp:positionV>
            <wp:extent cx="876300" cy="876300"/>
            <wp:effectExtent l="76200" t="38100" r="76200" b="114300"/>
            <wp:wrapTight wrapText="bothSides">
              <wp:wrapPolygon edited="0">
                <wp:start x="-1409" y="-939"/>
                <wp:lineTo x="-1878" y="-470"/>
                <wp:lineTo x="-1878" y="22070"/>
                <wp:lineTo x="-1409" y="23948"/>
                <wp:lineTo x="22539" y="23948"/>
                <wp:lineTo x="23009" y="22070"/>
                <wp:lineTo x="23009" y="7043"/>
                <wp:lineTo x="22539" y="0"/>
                <wp:lineTo x="22539" y="-939"/>
                <wp:lineTo x="-1409" y="-939"/>
              </wp:wrapPolygon>
            </wp:wrapTight>
            <wp:docPr id="5" name="Picture 5" descr="https://media.licdn.com/media/p/6/000/1fd/3d5/1a11a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edia/p/6/000/1fd/3d5/1a11a4d.jpg"/>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w="19050">
                      <a:solidFill>
                        <a:srgbClr val="C00000"/>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 xml:space="preserve">Dave Cobb | Lecturer </w:t>
      </w:r>
    </w:p>
    <w:p w14:paraId="2C6EE46D" w14:textId="77777777" w:rsidR="00217BB4" w:rsidRDefault="00537F60" w:rsidP="00217BB4">
      <w:hyperlink r:id="rId29">
        <w:r w:rsidR="00217BB4" w:rsidRPr="00CD48DA">
          <w:rPr>
            <w:rStyle w:val="Hyperlink"/>
            <w:b/>
            <w:sz w:val="18"/>
            <w:szCs w:val="18"/>
          </w:rPr>
          <w:t>DAVE.COBB@SOLENT.AC.UK</w:t>
        </w:r>
      </w:hyperlink>
      <w:r w:rsidR="00217BB4">
        <w:t xml:space="preserve"> | RM236 | 023 8201 6890</w:t>
      </w:r>
    </w:p>
    <w:p w14:paraId="353E053C" w14:textId="704D3C75" w:rsidR="00217BB4" w:rsidRPr="00174ADC" w:rsidRDefault="00217BB4" w:rsidP="00217BB4">
      <w:pPr>
        <w:rPr>
          <w:rFonts w:ascii="Trebuchet MS,,Calibri" w:eastAsia="Trebuchet MS,,Calibri" w:hAnsi="Trebuchet MS,,Calibri" w:cs="Trebuchet MS,,Calibri"/>
        </w:rPr>
      </w:pPr>
      <w:r w:rsidRPr="00F616D6">
        <w:rPr>
          <w:rFonts w:eastAsia="Trebuchet MS,,Calibri" w:cs="Trebuchet MS,,Calibri"/>
        </w:rPr>
        <w:t>Dave is 25-year veteran of the computer game industry, with a background in C++ programming and production management, at major games publishers and indie developers. His experience and interests cover a broad range of topics including software engineering, game development tools and project management methodologies</w:t>
      </w:r>
      <w:r w:rsidRPr="3D7F6112">
        <w:rPr>
          <w:rFonts w:ascii="Trebuchet MS,,Calibri" w:eastAsia="Trebuchet MS,,Calibri" w:hAnsi="Trebuchet MS,,Calibri" w:cs="Trebuchet MS,,Calibri"/>
        </w:rPr>
        <w:t>.</w:t>
      </w:r>
    </w:p>
    <w:p w14:paraId="32D1B457" w14:textId="131F1F37" w:rsidR="00E75CAA" w:rsidRDefault="00E75CAA" w:rsidP="00E75CAA">
      <w:pPr>
        <w:pStyle w:val="Heading4"/>
      </w:pPr>
      <w:r w:rsidRPr="00E75CAA">
        <w:rPr>
          <w:noProof/>
          <w:lang w:eastAsia="en-GB"/>
        </w:rPr>
        <w:drawing>
          <wp:anchor distT="0" distB="0" distL="114300" distR="114300" simplePos="0" relativeHeight="251692032" behindDoc="0" locked="0" layoutInCell="1" allowOverlap="1" wp14:anchorId="2831CD47" wp14:editId="67BDAA64">
            <wp:simplePos x="0" y="0"/>
            <wp:positionH relativeFrom="column">
              <wp:posOffset>4781550</wp:posOffset>
            </wp:positionH>
            <wp:positionV relativeFrom="paragraph">
              <wp:posOffset>10160</wp:posOffset>
            </wp:positionV>
            <wp:extent cx="866775" cy="913130"/>
            <wp:effectExtent l="57150" t="57150" r="123825" b="115570"/>
            <wp:wrapThrough wrapText="bothSides">
              <wp:wrapPolygon edited="0">
                <wp:start x="-475" y="-1352"/>
                <wp:lineTo x="-1424" y="-901"/>
                <wp:lineTo x="-1424" y="22081"/>
                <wp:lineTo x="-475" y="23883"/>
                <wp:lineTo x="23262" y="23883"/>
                <wp:lineTo x="24211" y="21179"/>
                <wp:lineTo x="24211" y="6309"/>
                <wp:lineTo x="22787" y="-451"/>
                <wp:lineTo x="22787" y="-1352"/>
                <wp:lineTo x="-475" y="-1352"/>
              </wp:wrapPolygon>
            </wp:wrapThrough>
            <wp:docPr id="20" name="Picture 11" descr="https://scontent.xx.fbcdn.net/v/t1.0-9/223411_1913354427552_6275102_n.jpg?oh=452f8f82d34d212077d486644f58c1da&amp;oe=58726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https://scontent.xx.fbcdn.net/v/t1.0-9/223411_1913354427552_6275102_n.jpg?oh=452f8f82d34d212077d486644f58c1da&amp;oe=587266A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6775" cy="913130"/>
                    </a:xfrm>
                    <a:prstGeom prst="rect">
                      <a:avLst/>
                    </a:prstGeom>
                    <a:ln w="19050" cap="sq">
                      <a:solidFill>
                        <a:srgbClr val="FF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t xml:space="preserve">James </w:t>
      </w:r>
      <w:proofErr w:type="spellStart"/>
      <w:r>
        <w:t>TerKeurst</w:t>
      </w:r>
      <w:proofErr w:type="spellEnd"/>
      <w:r>
        <w:t xml:space="preserve"> | </w:t>
      </w:r>
      <w:r w:rsidR="006F7747">
        <w:t xml:space="preserve">Senior </w:t>
      </w:r>
      <w:bookmarkStart w:id="23" w:name="_GoBack"/>
      <w:bookmarkEnd w:id="23"/>
      <w:r>
        <w:t xml:space="preserve">Lecturer </w:t>
      </w:r>
    </w:p>
    <w:p w14:paraId="32002ECC" w14:textId="0CF5A14B" w:rsidR="00E75CAA" w:rsidRDefault="00537F60" w:rsidP="00E75CAA">
      <w:hyperlink r:id="rId31" w:history="1">
        <w:r w:rsidR="00E75CAA" w:rsidRPr="00C805F5">
          <w:rPr>
            <w:rStyle w:val="Hyperlink"/>
            <w:b/>
            <w:sz w:val="18"/>
            <w:szCs w:val="18"/>
          </w:rPr>
          <w:t>JAMES.TERKEURST@SOLENT.AC.UK</w:t>
        </w:r>
      </w:hyperlink>
      <w:r w:rsidR="00E75CAA">
        <w:t xml:space="preserve"> | RM236 | 023 8201 </w:t>
      </w:r>
    </w:p>
    <w:p w14:paraId="5DFBE691" w14:textId="40A6C7C8" w:rsidR="00E75CAA" w:rsidRPr="00CA6E28" w:rsidRDefault="00CA6E28" w:rsidP="00E75CAA">
      <w:pPr>
        <w:rPr>
          <w:rFonts w:ascii="Calibri" w:hAnsi="Calibri"/>
        </w:rPr>
      </w:pPr>
      <w:r>
        <w:t xml:space="preserve">Dr James </w:t>
      </w:r>
      <w:proofErr w:type="spellStart"/>
      <w:r>
        <w:t>TerKeurst</w:t>
      </w:r>
      <w:proofErr w:type="spellEnd"/>
      <w:r>
        <w:t xml:space="preserve"> has extensive international experience teaching game design and development.  James has also received numerous national and international grants to support a range of activities including novel game software development, digital entrepreneurship and global best practice in interactive software development.  James’ current research area is game design and software development pedagogy.</w:t>
      </w:r>
    </w:p>
    <w:p w14:paraId="275BAE42" w14:textId="7C4667DE" w:rsidR="00217BB4" w:rsidRDefault="00217BB4" w:rsidP="00217BB4">
      <w:pPr>
        <w:pStyle w:val="Heading4"/>
      </w:pPr>
      <w:r>
        <w:rPr>
          <w:noProof/>
          <w:lang w:eastAsia="en-GB"/>
        </w:rPr>
        <w:drawing>
          <wp:anchor distT="0" distB="0" distL="114300" distR="114300" simplePos="0" relativeHeight="251679744" behindDoc="1" locked="0" layoutInCell="1" allowOverlap="1" wp14:anchorId="196CB5F4" wp14:editId="3AC71CDD">
            <wp:simplePos x="0" y="0"/>
            <wp:positionH relativeFrom="margin">
              <wp:align>right</wp:align>
            </wp:positionH>
            <wp:positionV relativeFrom="paragraph">
              <wp:posOffset>7620</wp:posOffset>
            </wp:positionV>
            <wp:extent cx="866775" cy="866775"/>
            <wp:effectExtent l="76200" t="38100" r="85725" b="123825"/>
            <wp:wrapTight wrapText="bothSides">
              <wp:wrapPolygon edited="0">
                <wp:start x="-1424" y="-949"/>
                <wp:lineTo x="-1899" y="-475"/>
                <wp:lineTo x="-1899" y="22312"/>
                <wp:lineTo x="-1424" y="24211"/>
                <wp:lineTo x="22787" y="24211"/>
                <wp:lineTo x="23262" y="22312"/>
                <wp:lineTo x="23262" y="7121"/>
                <wp:lineTo x="22787" y="0"/>
                <wp:lineTo x="22787" y="-949"/>
                <wp:lineTo x="-1424" y="-949"/>
              </wp:wrapPolygon>
            </wp:wrapTight>
            <wp:docPr id="10" name="Picture 10" descr="https://scontent.xx.fbcdn.net/v/t1.0-9/10434268_797688730285502_5251013026025861512_n.jpg?oh=422afa4641313b841befbd551986e7db&amp;oe=57EEA5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xx.fbcdn.net/v/t1.0-9/10434268_797688730285502_5251013026025861512_n.jpg?oh=422afa4641313b841befbd551986e7db&amp;oe=57EEA52D"/>
                    <pic:cNvPicPr>
                      <a:picLocks noChangeAspect="1" noChangeArrowheads="1"/>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w="19050">
                      <a:solidFill>
                        <a:srgbClr val="C00000"/>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 xml:space="preserve">Nick Thomas | Lecturer </w:t>
      </w:r>
    </w:p>
    <w:p w14:paraId="0338DD31" w14:textId="77777777" w:rsidR="00217BB4" w:rsidRDefault="00537F60" w:rsidP="00217BB4">
      <w:hyperlink r:id="rId34">
        <w:r w:rsidR="00217BB4" w:rsidRPr="00CD48DA">
          <w:rPr>
            <w:rStyle w:val="Hyperlink"/>
            <w:b/>
            <w:sz w:val="18"/>
            <w:szCs w:val="18"/>
          </w:rPr>
          <w:t>NICK.THOMAS@SOLENT.AC.UK</w:t>
        </w:r>
      </w:hyperlink>
      <w:r w:rsidR="00217BB4">
        <w:t xml:space="preserve"> | RM236 | 023 8201 3186</w:t>
      </w:r>
    </w:p>
    <w:p w14:paraId="378A51A8" w14:textId="77777777" w:rsidR="00217BB4" w:rsidRDefault="00217BB4" w:rsidP="00217BB4">
      <w:r>
        <w:t>Nick Thomas has an MSc in robotics, he specializes in C#, Unity and Unreal engine. His career has been quite varied, ranging from working in his indie start-up company, to writing web pages and mobile applications.</w:t>
      </w:r>
    </w:p>
    <w:p w14:paraId="506B5DFE" w14:textId="77777777" w:rsidR="00217BB4" w:rsidRDefault="00217BB4" w:rsidP="00217BB4">
      <w:pPr>
        <w:pStyle w:val="Heading4"/>
      </w:pPr>
      <w:r>
        <w:rPr>
          <w:noProof/>
          <w:lang w:eastAsia="en-GB"/>
        </w:rPr>
        <w:lastRenderedPageBreak/>
        <w:drawing>
          <wp:anchor distT="0" distB="0" distL="114300" distR="114300" simplePos="0" relativeHeight="251680768" behindDoc="1" locked="0" layoutInCell="1" allowOverlap="1" wp14:anchorId="13B02C08" wp14:editId="5903F582">
            <wp:simplePos x="0" y="0"/>
            <wp:positionH relativeFrom="margin">
              <wp:align>right</wp:align>
            </wp:positionH>
            <wp:positionV relativeFrom="paragraph">
              <wp:posOffset>5080</wp:posOffset>
            </wp:positionV>
            <wp:extent cx="885825" cy="884555"/>
            <wp:effectExtent l="76200" t="38100" r="85725" b="106045"/>
            <wp:wrapTight wrapText="bothSides">
              <wp:wrapPolygon edited="0">
                <wp:start x="-1394" y="-930"/>
                <wp:lineTo x="-1858" y="-465"/>
                <wp:lineTo x="-1858" y="21864"/>
                <wp:lineTo x="-1394" y="23724"/>
                <wp:lineTo x="22761" y="23724"/>
                <wp:lineTo x="23226" y="21864"/>
                <wp:lineTo x="23226" y="6978"/>
                <wp:lineTo x="22761" y="0"/>
                <wp:lineTo x="22761" y="-930"/>
                <wp:lineTo x="-1394" y="-930"/>
              </wp:wrapPolygon>
            </wp:wrapTight>
            <wp:docPr id="13" name="Picture 13" descr="https://scontent.xx.fbcdn.net/v/t1.0-9/7352_10152614362643899_9181599505259230388_n.jpg?oh=fa5d3f865c6238a45f633e95a422a3b1&amp;oe=58342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xx.fbcdn.net/v/t1.0-9/7352_10152614362643899_9181599505259230388_n.jpg?oh=fa5d3f865c6238a45f633e95a422a3b1&amp;oe=58342F6A"/>
                    <pic:cNvPicPr>
                      <a:picLocks noChangeAspect="1" noChangeArrowheads="1"/>
                    </pic:cNvPicPr>
                  </pic:nvPicPr>
                  <pic:blipFill rotWithShape="1">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85825" cy="884555"/>
                    </a:xfrm>
                    <a:prstGeom prst="rect">
                      <a:avLst/>
                    </a:prstGeom>
                    <a:noFill/>
                    <a:ln w="19050">
                      <a:solidFill>
                        <a:srgbClr val="C0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Mark Bennett | Lecturer </w:t>
      </w:r>
    </w:p>
    <w:p w14:paraId="4201C073" w14:textId="77777777" w:rsidR="00217BB4" w:rsidRDefault="00537F60" w:rsidP="00217BB4">
      <w:hyperlink r:id="rId37" w:history="1">
        <w:r w:rsidR="00217BB4" w:rsidRPr="00CD48DA">
          <w:rPr>
            <w:rStyle w:val="Hyperlink"/>
            <w:b/>
            <w:sz w:val="18"/>
            <w:szCs w:val="18"/>
          </w:rPr>
          <w:t>MARK.BENNETT@SOLENT.AC.UK</w:t>
        </w:r>
      </w:hyperlink>
      <w:r w:rsidR="00217BB4">
        <w:t xml:space="preserve"> | RM236 | 023 8201 6452</w:t>
      </w:r>
    </w:p>
    <w:p w14:paraId="5840DA30" w14:textId="77777777" w:rsidR="00217BB4" w:rsidRDefault="00217BB4" w:rsidP="00217BB4">
      <w:r>
        <w:t xml:space="preserve">Mark is an experienced software engineer with experience in the games industry, working on the Creatures franchise. He has excellent knowledge of C++, Python and web development. </w:t>
      </w:r>
    </w:p>
    <w:p w14:paraId="4AFF382E" w14:textId="77777777" w:rsidR="00217BB4" w:rsidRDefault="00217BB4" w:rsidP="00217BB4">
      <w:r>
        <w:t xml:space="preserve">He has a </w:t>
      </w:r>
      <w:proofErr w:type="spellStart"/>
      <w:r>
        <w:t>Masters</w:t>
      </w:r>
      <w:proofErr w:type="spellEnd"/>
      <w:r>
        <w:t xml:space="preserve"> degree in machine learning and a strong interest in artificial intelligence and procedural generation.</w:t>
      </w:r>
    </w:p>
    <w:p w14:paraId="3C1B2742" w14:textId="77777777" w:rsidR="00217BB4" w:rsidRDefault="00217BB4" w:rsidP="00217BB4">
      <w:pPr>
        <w:pStyle w:val="Heading4"/>
      </w:pPr>
      <w:r>
        <w:rPr>
          <w:noProof/>
          <w:lang w:eastAsia="en-GB"/>
        </w:rPr>
        <w:drawing>
          <wp:anchor distT="0" distB="0" distL="114300" distR="114300" simplePos="0" relativeHeight="251684864" behindDoc="1" locked="0" layoutInCell="1" allowOverlap="1" wp14:anchorId="5C117921" wp14:editId="132D4865">
            <wp:simplePos x="0" y="0"/>
            <wp:positionH relativeFrom="margin">
              <wp:align>right</wp:align>
            </wp:positionH>
            <wp:positionV relativeFrom="paragraph">
              <wp:posOffset>13335</wp:posOffset>
            </wp:positionV>
            <wp:extent cx="809625" cy="952500"/>
            <wp:effectExtent l="76200" t="38100" r="85725" b="114300"/>
            <wp:wrapTight wrapText="bothSides">
              <wp:wrapPolygon edited="0">
                <wp:start x="-1525" y="-864"/>
                <wp:lineTo x="-2033" y="-432"/>
                <wp:lineTo x="-2033" y="22896"/>
                <wp:lineTo x="-1525" y="23760"/>
                <wp:lineTo x="22871" y="23760"/>
                <wp:lineTo x="23379" y="20736"/>
                <wp:lineTo x="23379" y="6480"/>
                <wp:lineTo x="22871" y="0"/>
                <wp:lineTo x="22871" y="-864"/>
                <wp:lineTo x="-1525" y="-864"/>
              </wp:wrapPolygon>
            </wp:wrapTight>
            <wp:docPr id="14" name="Picture 14" descr="https://scontent-lhr3-1.xx.fbcdn.net/v/t34.0-12/13694986_10157048098725063_1413081097_n.jpg?oh=a1ffd796d68ad5ccef8bff638d19f1c9&amp;oe=5788F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34.0-12/13694986_10157048098725063_1413081097_n.jpg?oh=a1ffd796d68ad5ccef8bff638d19f1c9&amp;oe=5788F1F7"/>
                    <pic:cNvPicPr>
                      <a:picLocks noChangeAspect="1" noChangeArrowheads="1"/>
                    </pic:cNvPicPr>
                  </pic:nvPicPr>
                  <pic:blipFill rotWithShape="1">
                    <a:blip r:embed="rId38" cstate="print">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09625" cy="952500"/>
                    </a:xfrm>
                    <a:prstGeom prst="rect">
                      <a:avLst/>
                    </a:prstGeom>
                    <a:noFill/>
                    <a:ln w="19050">
                      <a:solidFill>
                        <a:srgbClr val="C0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Claire Oliver | Graduate Assistant  </w:t>
      </w:r>
    </w:p>
    <w:p w14:paraId="78BDF40D" w14:textId="77777777" w:rsidR="00217BB4" w:rsidRDefault="00537F60" w:rsidP="00217BB4">
      <w:hyperlink r:id="rId40">
        <w:r w:rsidR="00217BB4" w:rsidRPr="00CD48DA">
          <w:rPr>
            <w:rStyle w:val="Hyperlink"/>
            <w:b/>
            <w:sz w:val="18"/>
            <w:szCs w:val="18"/>
          </w:rPr>
          <w:t>CLAIRE.OLIVER@SOLENT.AC.UK</w:t>
        </w:r>
      </w:hyperlink>
      <w:r w:rsidR="00217BB4">
        <w:t xml:space="preserve"> | RM236 </w:t>
      </w:r>
    </w:p>
    <w:p w14:paraId="2A489833" w14:textId="77777777" w:rsidR="00217BB4" w:rsidRDefault="00217BB4" w:rsidP="00217BB4">
      <w:r>
        <w:t>Claire Oliver is a recent graduate from our BSc(hons) Computer Games Software Development, she finished the course with a 1</w:t>
      </w:r>
      <w:r w:rsidRPr="3D7F6112">
        <w:rPr>
          <w:vertAlign w:val="superscript"/>
        </w:rPr>
        <w:t>st</w:t>
      </w:r>
      <w:r>
        <w:t xml:space="preserve"> class honours and is proficient in C++, C# &amp; the Unity engine. She has participated in games jams across the UK and will be assisting in a range of classes. The Artists</w:t>
      </w:r>
    </w:p>
    <w:p w14:paraId="3E03B192" w14:textId="77777777" w:rsidR="00217BB4" w:rsidRDefault="00217BB4" w:rsidP="00217BB4"/>
    <w:p w14:paraId="2EC00E19" w14:textId="77777777" w:rsidR="00217BB4" w:rsidRDefault="00217BB4" w:rsidP="00217BB4">
      <w:r>
        <w:t>These staff do not teach directly on our course, they teach on the BA(Hons) Computer and Video Games course. These teach advanced 3d modelling techniques and rendering. They can often be found with the students in JM007</w:t>
      </w:r>
    </w:p>
    <w:p w14:paraId="18E9A9AE" w14:textId="77777777" w:rsidR="00217BB4" w:rsidRDefault="00217BB4" w:rsidP="00217BB4"/>
    <w:p w14:paraId="571F2E75" w14:textId="47C83C2B" w:rsidR="00217BB4" w:rsidRDefault="00217BB4" w:rsidP="00217BB4">
      <w:pPr>
        <w:pStyle w:val="Heading3"/>
      </w:pPr>
      <w:bookmarkStart w:id="24" w:name="_Toc457379224"/>
      <w:bookmarkStart w:id="25" w:name="_Toc457379832"/>
      <w:r>
        <w:t>The Artists</w:t>
      </w:r>
      <w:bookmarkEnd w:id="24"/>
      <w:bookmarkEnd w:id="25"/>
    </w:p>
    <w:p w14:paraId="62462BD3" w14:textId="67B910A4" w:rsidR="00217BB4" w:rsidRDefault="00181095" w:rsidP="00217BB4">
      <w:pPr>
        <w:pStyle w:val="Heading4"/>
      </w:pPr>
      <w:r>
        <w:rPr>
          <w:noProof/>
          <w:lang w:eastAsia="en-GB"/>
        </w:rPr>
        <w:drawing>
          <wp:anchor distT="0" distB="0" distL="114300" distR="114300" simplePos="0" relativeHeight="251681792" behindDoc="1" locked="0" layoutInCell="1" allowOverlap="1" wp14:anchorId="0F6FED0C" wp14:editId="4EA463A4">
            <wp:simplePos x="0" y="0"/>
            <wp:positionH relativeFrom="margin">
              <wp:posOffset>4740910</wp:posOffset>
            </wp:positionH>
            <wp:positionV relativeFrom="paragraph">
              <wp:posOffset>84455</wp:posOffset>
            </wp:positionV>
            <wp:extent cx="920115" cy="920115"/>
            <wp:effectExtent l="76200" t="38100" r="70485" b="108585"/>
            <wp:wrapTight wrapText="bothSides">
              <wp:wrapPolygon edited="0">
                <wp:start x="-1342" y="-894"/>
                <wp:lineTo x="-1789" y="-447"/>
                <wp:lineTo x="-1789" y="22807"/>
                <wp:lineTo x="-1342" y="23702"/>
                <wp:lineTo x="22360" y="23702"/>
                <wp:lineTo x="22807" y="21019"/>
                <wp:lineTo x="22807" y="6708"/>
                <wp:lineTo x="22360" y="0"/>
                <wp:lineTo x="22360" y="-894"/>
                <wp:lineTo x="-1342" y="-894"/>
              </wp:wrapPolygon>
            </wp:wrapTight>
            <wp:docPr id="17" name="Picture 17" descr="Adam Bar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am Bart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0115" cy="920115"/>
                    </a:xfrm>
                    <a:prstGeom prst="rect">
                      <a:avLst/>
                    </a:prstGeom>
                    <a:noFill/>
                    <a:ln w="19050">
                      <a:solidFill>
                        <a:srgbClr val="FF0000"/>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17BB4">
        <w:t>Adam Barton | Senior Lecturer</w:t>
      </w:r>
    </w:p>
    <w:p w14:paraId="390C1804" w14:textId="542340F8" w:rsidR="00217BB4" w:rsidRDefault="00537F60" w:rsidP="00217BB4">
      <w:pPr>
        <w:spacing w:after="0" w:line="240" w:lineRule="auto"/>
        <w:contextualSpacing/>
      </w:pPr>
      <w:hyperlink r:id="rId42">
        <w:r w:rsidR="00217BB4" w:rsidRPr="00CD48DA">
          <w:rPr>
            <w:rStyle w:val="Hyperlink"/>
            <w:b/>
            <w:sz w:val="18"/>
            <w:szCs w:val="18"/>
          </w:rPr>
          <w:t>ADAM.BARTON@SOLENT.AC.UK</w:t>
        </w:r>
      </w:hyperlink>
      <w:r w:rsidR="00AD23B0">
        <w:t xml:space="preserve"> | Tel: 023 8201 6347 | JM226</w:t>
      </w:r>
    </w:p>
    <w:p w14:paraId="20022D8B" w14:textId="77777777" w:rsidR="00217BB4" w:rsidRDefault="00217BB4" w:rsidP="00217BB4">
      <w:pPr>
        <w:tabs>
          <w:tab w:val="left" w:pos="5385"/>
        </w:tabs>
        <w:spacing w:after="0" w:line="240" w:lineRule="auto"/>
        <w:contextualSpacing/>
      </w:pPr>
      <w:r>
        <w:tab/>
      </w:r>
    </w:p>
    <w:p w14:paraId="0E99EA0B" w14:textId="77777777" w:rsidR="00217BB4" w:rsidRDefault="00217BB4" w:rsidP="00217BB4">
      <w:r>
        <w:t>Adam Barton is an experienced professional 3d artist and has managed commercial titles as animator, senior artist, technical artist and designer. Teaching began in 2003 when the video games course started and he has been the course leader since 2005. Adam is also co-developer at the games company Strangely Named.</w:t>
      </w:r>
    </w:p>
    <w:p w14:paraId="41B4527B" w14:textId="77777777" w:rsidR="00217BB4" w:rsidRDefault="00217BB4" w:rsidP="00217BB4">
      <w:pPr>
        <w:pStyle w:val="Heading4"/>
      </w:pPr>
      <w:r>
        <w:rPr>
          <w:noProof/>
          <w:lang w:eastAsia="en-GB"/>
        </w:rPr>
        <w:drawing>
          <wp:anchor distT="0" distB="0" distL="114300" distR="114300" simplePos="0" relativeHeight="251682816" behindDoc="1" locked="0" layoutInCell="1" allowOverlap="1" wp14:anchorId="2C6F8108" wp14:editId="0B0D19EB">
            <wp:simplePos x="0" y="0"/>
            <wp:positionH relativeFrom="margin">
              <wp:posOffset>4742815</wp:posOffset>
            </wp:positionH>
            <wp:positionV relativeFrom="paragraph">
              <wp:posOffset>52070</wp:posOffset>
            </wp:positionV>
            <wp:extent cx="907415" cy="1000125"/>
            <wp:effectExtent l="76200" t="38100" r="83185" b="123825"/>
            <wp:wrapTight wrapText="bothSides">
              <wp:wrapPolygon edited="0">
                <wp:start x="-1360" y="-823"/>
                <wp:lineTo x="-1814" y="-411"/>
                <wp:lineTo x="-1814" y="23040"/>
                <wp:lineTo x="-1360" y="23863"/>
                <wp:lineTo x="22673" y="23863"/>
                <wp:lineTo x="23127" y="19749"/>
                <wp:lineTo x="23127" y="6171"/>
                <wp:lineTo x="22673" y="0"/>
                <wp:lineTo x="22673" y="-823"/>
                <wp:lineTo x="-1360" y="-823"/>
              </wp:wrapPolygon>
            </wp:wrapTight>
            <wp:docPr id="18" name="Picture 18" descr="https://scontent-lhr3-1.xx.fbcdn.net/v/t1.0-9/13442168_279519235732866_2868025604200661159_n.jpg?oh=43fca2439716648d2f8e3b92cb849a82&amp;oe=5835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lhr3-1.xx.fbcdn.net/v/t1.0-9/13442168_279519235732866_2868025604200661159_n.jpg?oh=43fca2439716648d2f8e3b92cb849a82&amp;oe=58358611"/>
                    <pic:cNvPicPr>
                      <a:picLocks noChangeAspect="1" noChangeArrowheads="1"/>
                    </pic:cNvPicPr>
                  </pic:nvPicPr>
                  <pic:blipFill rotWithShape="1">
                    <a:blip r:embed="rId43" cstate="print">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907415" cy="1000125"/>
                    </a:xfrm>
                    <a:prstGeom prst="rect">
                      <a:avLst/>
                    </a:prstGeom>
                    <a:noFill/>
                    <a:ln w="1905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Arran Langmead | Lecturer</w:t>
      </w:r>
    </w:p>
    <w:p w14:paraId="3DCD1226" w14:textId="2DDA9D25" w:rsidR="00217BB4" w:rsidRPr="001842BD" w:rsidRDefault="00537F60" w:rsidP="00217BB4">
      <w:pPr>
        <w:pStyle w:val="NormalWeb"/>
        <w:shd w:val="clear" w:color="auto" w:fill="FFFFFF"/>
        <w:spacing w:before="0" w:beforeAutospacing="0" w:after="180" w:afterAutospacing="0" w:line="330" w:lineRule="atLeast"/>
      </w:pPr>
      <w:hyperlink r:id="rId45">
        <w:r w:rsidR="00217BB4" w:rsidRPr="00CD48DA">
          <w:rPr>
            <w:rStyle w:val="Hyperlink"/>
            <w:rFonts w:ascii="Trebuchet MS" w:hAnsi="Trebuchet MS"/>
            <w:b/>
            <w:sz w:val="18"/>
            <w:szCs w:val="18"/>
          </w:rPr>
          <w:t>ARRAN.LANGMEAD@SOLENT.AC.UK</w:t>
        </w:r>
      </w:hyperlink>
      <w:r w:rsidR="00217BB4">
        <w:t xml:space="preserve"> | </w:t>
      </w:r>
      <w:r w:rsidR="00AD23B0">
        <w:rPr>
          <w:rFonts w:ascii="Trebuchet MS" w:hAnsi="Trebuchet MS"/>
        </w:rPr>
        <w:t>Tel: 023 8201 6139 | JM226</w:t>
      </w:r>
      <w:r w:rsidR="00217BB4">
        <w:br/>
      </w:r>
      <w:r w:rsidR="00217BB4">
        <w:br/>
      </w:r>
      <w:r w:rsidR="00217BB4" w:rsidRPr="001842BD">
        <w:rPr>
          <w:rFonts w:ascii="Trebuchet MS" w:hAnsi="Trebuchet MS"/>
          <w:color w:val="000000"/>
          <w:sz w:val="20"/>
          <w:szCs w:val="20"/>
          <w:lang w:val="en-GB" w:eastAsia="en-GB"/>
        </w:rPr>
        <w:t xml:space="preserve">Arran </w:t>
      </w:r>
      <w:r w:rsidR="00217BB4" w:rsidRPr="001842BD">
        <w:rPr>
          <w:rFonts w:ascii="Trebuchet MS" w:hAnsi="Trebuchet MS" w:cs="Tahoma"/>
          <w:color w:val="000000"/>
          <w:sz w:val="22"/>
          <w:szCs w:val="20"/>
          <w:lang w:val="en-GB" w:eastAsia="en-GB"/>
        </w:rPr>
        <w:t>Langmead is a 3D artist, independent games developer and founder of Strangely Named Studio.</w:t>
      </w:r>
      <w:r w:rsidR="00217BB4" w:rsidRPr="001842BD">
        <w:rPr>
          <w:rFonts w:ascii="Trebuchet MS" w:hAnsi="Trebuchet MS" w:cs="Tahoma"/>
          <w:color w:val="000000"/>
          <w:sz w:val="22"/>
          <w:szCs w:val="20"/>
          <w:lang w:eastAsia="en-GB"/>
        </w:rPr>
        <w:t>He has managed client projects with companies such as Kraft Foods, Beaulieu and Outpost VFX and continues to work on commercial products for both console and PC.</w:t>
      </w:r>
      <w:r w:rsidR="00217BB4">
        <w:rPr>
          <w:rFonts w:ascii="Trebuchet MS" w:hAnsi="Trebuchet MS" w:cs="Tahoma"/>
          <w:color w:val="000000"/>
          <w:sz w:val="22"/>
          <w:szCs w:val="20"/>
          <w:lang w:eastAsia="en-GB"/>
        </w:rPr>
        <w:t xml:space="preserve"> </w:t>
      </w:r>
      <w:r w:rsidR="00217BB4" w:rsidRPr="001842BD">
        <w:rPr>
          <w:rFonts w:ascii="Trebuchet MS" w:hAnsi="Trebuchet MS" w:cs="Tahoma"/>
          <w:color w:val="000000"/>
          <w:sz w:val="22"/>
          <w:szCs w:val="20"/>
          <w:lang w:eastAsia="en-GB"/>
        </w:rPr>
        <w:t>Arran has over three years of teaching and industry experience.</w:t>
      </w:r>
    </w:p>
    <w:p w14:paraId="7F3E10FF" w14:textId="77777777" w:rsidR="00217BB4" w:rsidRDefault="00217BB4" w:rsidP="00217BB4"/>
    <w:p w14:paraId="0B1EF4A3" w14:textId="77777777" w:rsidR="00217BB4" w:rsidRDefault="00217BB4" w:rsidP="00217BB4">
      <w:pPr>
        <w:pStyle w:val="Heading4"/>
      </w:pPr>
      <w:r>
        <w:t>Dr Nick Hampton | Researcher</w:t>
      </w:r>
    </w:p>
    <w:p w14:paraId="3D9BB734" w14:textId="77777777" w:rsidR="00217BB4" w:rsidRDefault="00537F60" w:rsidP="00217BB4">
      <w:hyperlink r:id="rId46">
        <w:r w:rsidR="00217BB4" w:rsidRPr="00CD48DA">
          <w:rPr>
            <w:rStyle w:val="Hyperlink"/>
            <w:b/>
            <w:sz w:val="18"/>
          </w:rPr>
          <w:t>NICK.HAMPTON@SOLENT.AC.UK</w:t>
        </w:r>
      </w:hyperlink>
      <w:r w:rsidR="00217BB4">
        <w:t xml:space="preserve"> | Tel: 023 8201 6491 | JM225 |</w:t>
      </w:r>
    </w:p>
    <w:p w14:paraId="19D02341" w14:textId="77777777" w:rsidR="00217BB4" w:rsidRPr="00420857" w:rsidRDefault="00217BB4" w:rsidP="00217BB4">
      <w:pPr>
        <w:pStyle w:val="NormalWeb"/>
        <w:shd w:val="clear" w:color="auto" w:fill="FFFFFF"/>
        <w:spacing w:before="0" w:beforeAutospacing="0" w:after="180" w:afterAutospacing="0" w:line="330" w:lineRule="atLeast"/>
        <w:rPr>
          <w:rFonts w:ascii="Trebuchet MS" w:hAnsi="Trebuchet MS"/>
          <w:color w:val="000000"/>
          <w:sz w:val="22"/>
          <w:szCs w:val="20"/>
          <w:lang w:val="en-GB" w:eastAsia="en-GB"/>
        </w:rPr>
      </w:pPr>
      <w:r w:rsidRPr="00420857">
        <w:rPr>
          <w:rFonts w:ascii="Trebuchet MS" w:hAnsi="Trebuchet MS"/>
          <w:color w:val="000000"/>
          <w:sz w:val="22"/>
          <w:szCs w:val="20"/>
          <w:lang w:val="en-GB" w:eastAsia="en-GB"/>
        </w:rPr>
        <w:lastRenderedPageBreak/>
        <w:t xml:space="preserve">Dr Nick Hampton is a lecturer, researcher and an indie games developer. He has a PhD in video game theory. </w:t>
      </w:r>
      <w:r w:rsidRPr="00420857">
        <w:rPr>
          <w:rFonts w:ascii="Trebuchet MS" w:hAnsi="Trebuchet MS"/>
          <w:color w:val="000000"/>
          <w:sz w:val="22"/>
          <w:szCs w:val="20"/>
          <w:lang w:eastAsia="en-GB"/>
        </w:rPr>
        <w:t>He has over two years teaching experience and has two published Android and iOS titles. His research interests include virtual reality and augmented reality and human interactions with virtual constructs.</w:t>
      </w:r>
    </w:p>
    <w:p w14:paraId="60E53487" w14:textId="77777777" w:rsidR="00217BB4" w:rsidRPr="00420857" w:rsidRDefault="00217BB4" w:rsidP="00217BB4">
      <w:pPr>
        <w:shd w:val="clear" w:color="auto" w:fill="FFFFFF"/>
        <w:spacing w:after="180" w:line="330" w:lineRule="atLeast"/>
        <w:rPr>
          <w:rFonts w:eastAsia="Times New Roman" w:cs="Times New Roman"/>
          <w:color w:val="000000"/>
          <w:szCs w:val="20"/>
          <w:lang w:eastAsia="en-GB"/>
        </w:rPr>
      </w:pPr>
      <w:r w:rsidRPr="00420857">
        <w:rPr>
          <w:rFonts w:eastAsia="Times New Roman" w:cs="Times New Roman"/>
          <w:color w:val="000000"/>
          <w:szCs w:val="20"/>
          <w:lang w:eastAsia="en-GB"/>
        </w:rPr>
        <w:t>Research and enterprise outputs and activities include joint funded projects on gamification in higher education and video games as de-stressors.</w:t>
      </w:r>
    </w:p>
    <w:p w14:paraId="541CF68F" w14:textId="77777777" w:rsidR="00217BB4" w:rsidRDefault="00217BB4" w:rsidP="00217BB4"/>
    <w:p w14:paraId="762BABC8" w14:textId="77777777" w:rsidR="00217BB4" w:rsidRDefault="00217BB4" w:rsidP="00217BB4">
      <w:pPr>
        <w:pStyle w:val="Heading3"/>
      </w:pPr>
      <w:bookmarkStart w:id="26" w:name="_Toc457379225"/>
      <w:bookmarkStart w:id="27" w:name="_Toc457379833"/>
      <w:r>
        <w:t>Computing Staff</w:t>
      </w:r>
      <w:bookmarkEnd w:id="26"/>
      <w:bookmarkEnd w:id="27"/>
    </w:p>
    <w:p w14:paraId="0469FDB6" w14:textId="77777777" w:rsidR="00217BB4" w:rsidRDefault="00217BB4" w:rsidP="00217BB4">
      <w:r>
        <w:t>Along the way you’ll come across these members of staff who teach a few of the units shared with the computing degrees</w:t>
      </w:r>
    </w:p>
    <w:p w14:paraId="7136F1E0" w14:textId="77777777" w:rsidR="00217BB4" w:rsidRPr="00D909A4" w:rsidRDefault="00217BB4" w:rsidP="00217BB4"/>
    <w:p w14:paraId="63EA1882" w14:textId="77777777" w:rsidR="00217BB4" w:rsidRPr="0066378D" w:rsidRDefault="00217BB4" w:rsidP="00217BB4">
      <w:pPr>
        <w:pStyle w:val="Heading5"/>
      </w:pPr>
      <w:r>
        <w:rPr>
          <w:noProof/>
          <w:lang w:eastAsia="en-GB"/>
        </w:rPr>
        <w:drawing>
          <wp:anchor distT="0" distB="0" distL="114300" distR="114300" simplePos="0" relativeHeight="251683840" behindDoc="1" locked="0" layoutInCell="1" allowOverlap="1" wp14:anchorId="7A425124" wp14:editId="4DF85AED">
            <wp:simplePos x="0" y="0"/>
            <wp:positionH relativeFrom="margin">
              <wp:align>right</wp:align>
            </wp:positionH>
            <wp:positionV relativeFrom="paragraph">
              <wp:posOffset>5080</wp:posOffset>
            </wp:positionV>
            <wp:extent cx="952500" cy="952500"/>
            <wp:effectExtent l="76200" t="38100" r="76200" b="114300"/>
            <wp:wrapTight wrapText="bothSides">
              <wp:wrapPolygon edited="0">
                <wp:start x="-1296" y="-864"/>
                <wp:lineTo x="-1728" y="-432"/>
                <wp:lineTo x="-1728" y="22896"/>
                <wp:lineTo x="-1296" y="23760"/>
                <wp:lineTo x="22464" y="23760"/>
                <wp:lineTo x="22896" y="20736"/>
                <wp:lineTo x="22896" y="6480"/>
                <wp:lineTo x="22464" y="0"/>
                <wp:lineTo x="22464" y="-864"/>
                <wp:lineTo x="-1296" y="-864"/>
              </wp:wrapPolygon>
            </wp:wrapTight>
            <wp:docPr id="6" name="Picture 6" descr="dupee-b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pee-brian"/>
                    <pic:cNvPicPr>
                      <a:picLocks noChangeAspect="1" noChangeArrowheads="1"/>
                    </pic:cNvPicPr>
                  </pic:nvPicPr>
                  <pic:blipFill>
                    <a:blip r:embed="rId47">
                      <a:extLst>
                        <a:ext uri="{BEBA8EAE-BF5A-486C-A8C5-ECC9F3942E4B}">
                          <a14:imgProps xmlns:a14="http://schemas.microsoft.com/office/drawing/2010/main">
                            <a14:imgLayer r:embed="rId4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w="19050">
                      <a:solidFill>
                        <a:srgbClr val="FF0000"/>
                      </a:solidFill>
                    </a:ln>
                    <a:effectLst>
                      <a:outerShdw blurRad="50800" dist="38100" dir="5400000" algn="t" rotWithShape="0">
                        <a:prstClr val="black">
                          <a:alpha val="40000"/>
                        </a:prstClr>
                      </a:outerShdw>
                    </a:effectLst>
                  </pic:spPr>
                </pic:pic>
              </a:graphicData>
            </a:graphic>
          </wp:anchor>
        </w:drawing>
      </w:r>
      <w:r>
        <w:t>Dr Brian Dupee: Senior Lecturer</w:t>
      </w:r>
      <w:r>
        <w:br/>
      </w:r>
      <w:hyperlink r:id="rId49">
        <w:r w:rsidRPr="3D7F6112">
          <w:rPr>
            <w:rStyle w:val="Hyperlink"/>
            <w:sz w:val="22"/>
          </w:rPr>
          <w:t>Brian.Dupee@solent.ac.uk</w:t>
        </w:r>
      </w:hyperlink>
      <w:r>
        <w:t xml:space="preserve">| </w:t>
      </w:r>
      <w:r w:rsidRPr="00787904">
        <w:rPr>
          <w:b w:val="0"/>
        </w:rPr>
        <w:t>Tel: 023 8201 3451 | RM423</w:t>
      </w:r>
    </w:p>
    <w:p w14:paraId="26BB1011" w14:textId="77777777" w:rsidR="00217BB4" w:rsidRPr="0066378D" w:rsidRDefault="00217BB4" w:rsidP="00217BB4">
      <w:pPr>
        <w:spacing w:after="0" w:line="240" w:lineRule="auto"/>
      </w:pPr>
      <w:r>
        <w:t xml:space="preserve">Brian is currently a Senior Lecturer in Computing specialising in units incorporating Artificial Intelligence, Software Engineering, Requirements Analysis, Mathematics for Computer Science, and Systems Analysis.  Brian studied Mathematics at both the University of Kent and </w:t>
      </w:r>
      <w:proofErr w:type="spellStart"/>
      <w:r>
        <w:t>Université</w:t>
      </w:r>
      <w:proofErr w:type="spellEnd"/>
      <w:r>
        <w:t xml:space="preserve"> de Picardie Jules Verne at Amiens, France, Computer Science Masters at Kent and his PhD in Computational Mathematics at University of Bath.  Creative outputs include ANNA, an Expert System for choosing and using numerical software for problem solving as well as a number of hybrid systems incorporating both symbolic and numerical computation.</w:t>
      </w:r>
    </w:p>
    <w:p w14:paraId="716411AC" w14:textId="77777777" w:rsidR="00217BB4" w:rsidRPr="0066378D" w:rsidRDefault="00217BB4" w:rsidP="00217BB4">
      <w:pPr>
        <w:spacing w:after="0" w:line="240" w:lineRule="auto"/>
        <w:jc w:val="both"/>
        <w:rPr>
          <w:szCs w:val="20"/>
        </w:rPr>
      </w:pPr>
    </w:p>
    <w:p w14:paraId="2706E7DA" w14:textId="77777777" w:rsidR="00217BB4" w:rsidRPr="0066378D" w:rsidRDefault="00217BB4" w:rsidP="00217BB4">
      <w:pPr>
        <w:spacing w:after="0" w:line="240" w:lineRule="auto"/>
      </w:pPr>
      <w:r>
        <w:t>Recent research interests vary between Artificial Intelligence, Formal Methods, Pragmatic Software Engineering and Quality Assurance. Brian has supervised 2 PhD students.</w:t>
      </w:r>
    </w:p>
    <w:p w14:paraId="4EF94D1E" w14:textId="77777777" w:rsidR="00217BB4" w:rsidRPr="0066378D" w:rsidRDefault="00217BB4" w:rsidP="00217BB4">
      <w:pPr>
        <w:pStyle w:val="Header"/>
        <w:rPr>
          <w:b/>
          <w:szCs w:val="20"/>
        </w:rPr>
      </w:pPr>
    </w:p>
    <w:p w14:paraId="4D105735" w14:textId="77777777" w:rsidR="00217BB4" w:rsidRDefault="00217BB4" w:rsidP="00217BB4">
      <w:pPr>
        <w:pStyle w:val="Header"/>
      </w:pPr>
      <w:r>
        <w:t>Units taught: System Software Development</w:t>
      </w:r>
    </w:p>
    <w:p w14:paraId="06EE67E5" w14:textId="77777777" w:rsidR="00217BB4" w:rsidRDefault="00217BB4" w:rsidP="00217BB4">
      <w:pPr>
        <w:pStyle w:val="Header"/>
      </w:pPr>
    </w:p>
    <w:p w14:paraId="0314754A" w14:textId="77777777" w:rsidR="00217BB4" w:rsidRPr="0066378D" w:rsidRDefault="00217BB4" w:rsidP="00217BB4">
      <w:pPr>
        <w:pStyle w:val="Heading5"/>
      </w:pPr>
      <w:r>
        <w:rPr>
          <w:noProof/>
          <w:lang w:eastAsia="en-GB"/>
        </w:rPr>
        <w:drawing>
          <wp:anchor distT="0" distB="0" distL="114300" distR="114300" simplePos="0" relativeHeight="251685888" behindDoc="1" locked="0" layoutInCell="1" allowOverlap="1" wp14:anchorId="0E18EC1D" wp14:editId="30F70EB0">
            <wp:simplePos x="0" y="0"/>
            <wp:positionH relativeFrom="margin">
              <wp:align>right</wp:align>
            </wp:positionH>
            <wp:positionV relativeFrom="paragraph">
              <wp:posOffset>45085</wp:posOffset>
            </wp:positionV>
            <wp:extent cx="949325" cy="942975"/>
            <wp:effectExtent l="76200" t="38100" r="79375" b="123825"/>
            <wp:wrapTight wrapText="bothSides">
              <wp:wrapPolygon edited="0">
                <wp:start x="-1300" y="-873"/>
                <wp:lineTo x="-1734" y="-436"/>
                <wp:lineTo x="-1734" y="23127"/>
                <wp:lineTo x="-1300" y="24000"/>
                <wp:lineTo x="22539" y="24000"/>
                <wp:lineTo x="22973" y="20945"/>
                <wp:lineTo x="22973" y="6545"/>
                <wp:lineTo x="22539" y="0"/>
                <wp:lineTo x="22539" y="-873"/>
                <wp:lineTo x="-1300" y="-873"/>
              </wp:wrapPolygon>
            </wp:wrapTight>
            <wp:docPr id="23" name="Picture 23" descr="https://www.cs.kent.ac.uk/people/staff/saf/dbdc/photos/sheila_ba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kent.ac.uk/people/staff/saf/dbdc/photos/sheila_baron.jpg"/>
                    <pic:cNvPicPr>
                      <a:picLocks noChangeAspect="1" noChangeArrowheads="1"/>
                    </pic:cNvPicPr>
                  </pic:nvPicPr>
                  <pic:blipFill rotWithShape="1">
                    <a:blip r:embed="rId50" cstate="print">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949325" cy="942975"/>
                    </a:xfrm>
                    <a:prstGeom prst="rect">
                      <a:avLst/>
                    </a:prstGeom>
                    <a:noFill/>
                    <a:ln w="19050">
                      <a:solidFill>
                        <a:schemeClr val="accent1"/>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Sheila Baron: Senior Lecturer</w:t>
      </w:r>
      <w:r>
        <w:br/>
      </w:r>
      <w:hyperlink r:id="rId52" w:history="1">
        <w:r w:rsidRPr="00811A3C">
          <w:rPr>
            <w:rStyle w:val="Hyperlink"/>
            <w:sz w:val="22"/>
          </w:rPr>
          <w:t>sheila.baron@solent.ac.uk</w:t>
        </w:r>
      </w:hyperlink>
      <w:r>
        <w:t xml:space="preserve">| </w:t>
      </w:r>
      <w:r>
        <w:rPr>
          <w:b w:val="0"/>
        </w:rPr>
        <w:t>Tel: 023 8201 3074</w:t>
      </w:r>
      <w:r w:rsidRPr="00787904">
        <w:rPr>
          <w:b w:val="0"/>
        </w:rPr>
        <w:t xml:space="preserve"> | RM423</w:t>
      </w:r>
    </w:p>
    <w:p w14:paraId="42E45B18" w14:textId="77777777" w:rsidR="00217BB4" w:rsidRDefault="00217BB4" w:rsidP="00217BB4">
      <w:pPr>
        <w:pStyle w:val="Header"/>
        <w:rPr>
          <w:color w:val="000000"/>
        </w:rPr>
      </w:pPr>
      <w:r>
        <w:rPr>
          <w:color w:val="000000"/>
        </w:rPr>
        <w:t>Sheila is</w:t>
      </w:r>
      <w:r w:rsidRPr="00CD48DA">
        <w:rPr>
          <w:color w:val="000000"/>
        </w:rPr>
        <w:t xml:space="preserve"> a Senior Lecturer in the School of </w:t>
      </w:r>
      <w:r>
        <w:rPr>
          <w:color w:val="000000"/>
        </w:rPr>
        <w:t xml:space="preserve">Media Arts &amp; Technology. She </w:t>
      </w:r>
      <w:r w:rsidRPr="00CD48DA">
        <w:rPr>
          <w:color w:val="000000"/>
        </w:rPr>
        <w:t>has been teaching databases since 1996, and also teach</w:t>
      </w:r>
      <w:r>
        <w:rPr>
          <w:color w:val="000000"/>
        </w:rPr>
        <w:t>es</w:t>
      </w:r>
      <w:r w:rsidRPr="00CD48DA">
        <w:rPr>
          <w:color w:val="000000"/>
        </w:rPr>
        <w:t xml:space="preserve"> Requirements Engineering and Systems for Enterprise Effectiveness. </w:t>
      </w:r>
    </w:p>
    <w:p w14:paraId="4D877EF0" w14:textId="77777777" w:rsidR="00217BB4" w:rsidRPr="00CD48DA" w:rsidRDefault="00217BB4" w:rsidP="00217BB4">
      <w:pPr>
        <w:pStyle w:val="Header"/>
        <w:rPr>
          <w:b/>
        </w:rPr>
      </w:pPr>
    </w:p>
    <w:p w14:paraId="621D9826" w14:textId="77777777" w:rsidR="00217BB4" w:rsidRPr="00D909A4" w:rsidRDefault="00217BB4" w:rsidP="00217BB4">
      <w:pPr>
        <w:pStyle w:val="Header"/>
      </w:pPr>
      <w:r>
        <w:t>Units taught: Introduction to Databases</w:t>
      </w:r>
    </w:p>
    <w:p w14:paraId="7218ED29" w14:textId="77777777" w:rsidR="00A91F32" w:rsidRPr="0066378D" w:rsidRDefault="00A91F32" w:rsidP="00A91F32">
      <w:pPr>
        <w:pStyle w:val="Header"/>
        <w:rPr>
          <w:szCs w:val="20"/>
        </w:rPr>
      </w:pPr>
    </w:p>
    <w:p w14:paraId="5298946D" w14:textId="77777777" w:rsidR="008B0418" w:rsidRDefault="008B0418" w:rsidP="00B45A81">
      <w:pPr>
        <w:spacing w:after="0" w:line="240" w:lineRule="auto"/>
        <w:contextualSpacing/>
        <w:rPr>
          <w:highlight w:val="yellow"/>
        </w:rPr>
      </w:pPr>
    </w:p>
    <w:p w14:paraId="66661F92" w14:textId="77777777" w:rsidR="00B45A81" w:rsidRPr="006A7798" w:rsidRDefault="00B45A81" w:rsidP="00B45A81">
      <w:pPr>
        <w:spacing w:after="0" w:line="240" w:lineRule="auto"/>
        <w:contextualSpacing/>
        <w:rPr>
          <w:highlight w:val="yellow"/>
        </w:rPr>
      </w:pPr>
    </w:p>
    <w:p w14:paraId="55873EF7" w14:textId="77777777" w:rsidR="00BF1E43" w:rsidRPr="006A7798" w:rsidRDefault="00BF1E43" w:rsidP="008E0EF9">
      <w:pPr>
        <w:pStyle w:val="Heading2"/>
      </w:pPr>
      <w:bookmarkStart w:id="28" w:name="_Toc457379834"/>
      <w:r w:rsidRPr="006A7798">
        <w:t>H</w:t>
      </w:r>
      <w:r w:rsidR="00A17A67">
        <w:t>ow will we</w:t>
      </w:r>
      <w:r w:rsidR="009B5654" w:rsidRPr="006A7798">
        <w:t xml:space="preserve"> communicate with you</w:t>
      </w:r>
      <w:bookmarkEnd w:id="28"/>
    </w:p>
    <w:p w14:paraId="0A572B28" w14:textId="77777777" w:rsidR="005408D0" w:rsidRPr="006A7798" w:rsidRDefault="005408D0" w:rsidP="00B45A81">
      <w:pPr>
        <w:spacing w:after="0" w:line="240" w:lineRule="auto"/>
      </w:pPr>
    </w:p>
    <w:p w14:paraId="6289B6A8" w14:textId="77777777" w:rsidR="00217BB4" w:rsidRPr="006A7798" w:rsidRDefault="00217BB4" w:rsidP="00217BB4">
      <w:pPr>
        <w:spacing w:after="0" w:line="240" w:lineRule="auto"/>
      </w:pPr>
      <w:r>
        <w:t>Outside of scheduled sessions the email system will be the main method of relaying important information to you, which will be sent to your student email address which you need to check regularly.  Any hard copy correspondence will be sent to the address on your student record.  It is important that you keep this up to date via your account details on the Student Portal.</w:t>
      </w:r>
    </w:p>
    <w:p w14:paraId="5831495C" w14:textId="77777777" w:rsidR="00217BB4" w:rsidRDefault="00217BB4" w:rsidP="00217BB4">
      <w:pPr>
        <w:spacing w:after="0" w:line="240" w:lineRule="auto"/>
        <w:rPr>
          <w:rFonts w:cs="Arial"/>
        </w:rPr>
      </w:pPr>
    </w:p>
    <w:p w14:paraId="75D831B3" w14:textId="77777777" w:rsidR="00217BB4" w:rsidRDefault="00217BB4" w:rsidP="00217BB4">
      <w:pPr>
        <w:spacing w:after="0" w:line="240" w:lineRule="auto"/>
        <w:rPr>
          <w:rFonts w:cs="Arial"/>
        </w:rPr>
      </w:pPr>
      <w:r w:rsidRPr="3D7F6112">
        <w:rPr>
          <w:rFonts w:ascii="Arial" w:eastAsia="Arial" w:hAnsi="Arial" w:cs="Arial"/>
        </w:rPr>
        <w:t xml:space="preserve">Other methods of communication are via noticeboards, digital signage, the student portal and </w:t>
      </w:r>
      <w:r>
        <w:rPr>
          <w:rFonts w:ascii="Arial" w:eastAsia="Arial" w:hAnsi="Arial" w:cs="Arial"/>
        </w:rPr>
        <w:t>Solent Online Learning</w:t>
      </w:r>
      <w:r w:rsidRPr="3D7F6112">
        <w:rPr>
          <w:rFonts w:ascii="Arial" w:eastAsia="Arial" w:hAnsi="Arial" w:cs="Arial"/>
        </w:rPr>
        <w:t>.</w:t>
      </w:r>
    </w:p>
    <w:p w14:paraId="6E10BFCF" w14:textId="77777777" w:rsidR="00BC753D" w:rsidRDefault="00BC753D">
      <w:pPr>
        <w:spacing w:after="200"/>
        <w:rPr>
          <w:rFonts w:cs="Arial"/>
        </w:rPr>
      </w:pPr>
      <w:r>
        <w:rPr>
          <w:rFonts w:cs="Arial"/>
        </w:rPr>
        <w:br w:type="page"/>
      </w:r>
    </w:p>
    <w:p w14:paraId="2A104C25" w14:textId="77777777" w:rsidR="0097143A" w:rsidRPr="0097143A" w:rsidRDefault="0097143A" w:rsidP="00B45A81">
      <w:pPr>
        <w:spacing w:after="0" w:line="240" w:lineRule="auto"/>
        <w:rPr>
          <w:rFonts w:cs="Arial"/>
        </w:rPr>
      </w:pPr>
    </w:p>
    <w:p w14:paraId="5AE5D53D" w14:textId="77777777" w:rsidR="008E0EF9" w:rsidRDefault="00047B49" w:rsidP="008E0EF9">
      <w:pPr>
        <w:pStyle w:val="Heading1"/>
      </w:pPr>
      <w:bookmarkStart w:id="29" w:name="_Toc457379835"/>
      <w:r w:rsidRPr="006A7798">
        <w:t>KEY INFORMA</w:t>
      </w:r>
      <w:r w:rsidR="009B5654" w:rsidRPr="006A7798">
        <w:t>TION ABOUT THE ACADEMIC YEAR &amp;</w:t>
      </w:r>
      <w:r w:rsidRPr="006A7798">
        <w:t xml:space="preserve"> TIMETABLES</w:t>
      </w:r>
      <w:bookmarkEnd w:id="29"/>
    </w:p>
    <w:p w14:paraId="64B70799" w14:textId="77777777" w:rsidR="00D3006E" w:rsidRPr="006A7798" w:rsidRDefault="00D3006E" w:rsidP="008E0EF9">
      <w:pPr>
        <w:pStyle w:val="Heading2"/>
      </w:pPr>
      <w:bookmarkStart w:id="30" w:name="_Toc457379836"/>
      <w:r w:rsidRPr="006A7798">
        <w:t>Academic Year</w:t>
      </w:r>
      <w:bookmarkEnd w:id="30"/>
    </w:p>
    <w:p w14:paraId="2C7E8656" w14:textId="77777777" w:rsidR="005B0B3A" w:rsidRPr="006A7798" w:rsidRDefault="005B0B3A" w:rsidP="00B45A81">
      <w:pPr>
        <w:spacing w:after="0" w:line="240" w:lineRule="auto"/>
        <w:rPr>
          <w:rFonts w:cs="Arial"/>
        </w:rPr>
      </w:pPr>
    </w:p>
    <w:p w14:paraId="030A39E6" w14:textId="77777777" w:rsidR="00217BB4" w:rsidRPr="00217BB4" w:rsidRDefault="00217BB4" w:rsidP="00217BB4">
      <w:pPr>
        <w:spacing w:after="0" w:line="240" w:lineRule="auto"/>
        <w:rPr>
          <w:rFonts w:cs="Arial"/>
        </w:rPr>
      </w:pPr>
      <w:r w:rsidRPr="00217BB4">
        <w:rPr>
          <w:rFonts w:eastAsia="Arial" w:cs="Arial"/>
        </w:rPr>
        <w:t>The Academic Year governs the University’s academic operations and service provision and within this, we have set term dates and examination periods.</w:t>
      </w:r>
    </w:p>
    <w:p w14:paraId="3A5BD58B" w14:textId="77777777" w:rsidR="00217BB4" w:rsidRPr="00217BB4" w:rsidRDefault="00217BB4" w:rsidP="00217BB4">
      <w:pPr>
        <w:spacing w:after="0" w:line="240" w:lineRule="auto"/>
        <w:rPr>
          <w:rFonts w:cs="Arial"/>
        </w:rPr>
      </w:pPr>
    </w:p>
    <w:p w14:paraId="701BF6AF" w14:textId="77777777" w:rsidR="00217BB4" w:rsidRPr="00217BB4" w:rsidRDefault="00217BB4" w:rsidP="00217BB4">
      <w:pPr>
        <w:spacing w:after="0" w:line="240" w:lineRule="auto"/>
        <w:rPr>
          <w:rFonts w:cs="Arial"/>
        </w:rPr>
      </w:pPr>
      <w:r w:rsidRPr="00217BB4">
        <w:rPr>
          <w:rFonts w:eastAsia="Arial" w:cs="Arial"/>
        </w:rPr>
        <w:t>The key term dates for BSc (Hons) Computer Games (Software Development) in 2016-17 are:</w:t>
      </w:r>
    </w:p>
    <w:p w14:paraId="18255097" w14:textId="77777777" w:rsidR="00B45A81" w:rsidRPr="0097143A" w:rsidRDefault="00B45A81" w:rsidP="00B45A81">
      <w:pPr>
        <w:spacing w:after="0" w:line="240" w:lineRule="auto"/>
        <w:rPr>
          <w:rFonts w:cs="Arial"/>
        </w:rPr>
      </w:pPr>
    </w:p>
    <w:p w14:paraId="7F9E0503" w14:textId="77777777" w:rsidR="00B45A81" w:rsidRPr="006A7798" w:rsidRDefault="00B45A81" w:rsidP="00B45A81">
      <w:pPr>
        <w:spacing w:after="0" w:line="240" w:lineRule="auto"/>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755"/>
      </w:tblGrid>
      <w:tr w:rsidR="00217BB4" w:rsidRPr="006A7798" w14:paraId="2D445C1D" w14:textId="77777777" w:rsidTr="00E62FC0">
        <w:tc>
          <w:tcPr>
            <w:tcW w:w="4261" w:type="dxa"/>
            <w:shd w:val="clear" w:color="auto" w:fill="92D050"/>
          </w:tcPr>
          <w:p w14:paraId="400CA30E" w14:textId="0ECFE531" w:rsidR="00217BB4" w:rsidRPr="0019043F" w:rsidRDefault="00217BB4" w:rsidP="00217BB4">
            <w:pPr>
              <w:spacing w:before="60" w:after="60" w:line="240" w:lineRule="auto"/>
              <w:rPr>
                <w:rFonts w:cs="Arial"/>
              </w:rPr>
            </w:pPr>
            <w:r w:rsidRPr="3D7F6112">
              <w:rPr>
                <w:rFonts w:ascii="Arial" w:eastAsia="Arial" w:hAnsi="Arial" w:cs="Arial"/>
              </w:rPr>
              <w:t>Welcome week (1</w:t>
            </w:r>
            <w:r w:rsidRPr="3D7F6112">
              <w:rPr>
                <w:rFonts w:ascii="Arial" w:eastAsia="Arial" w:hAnsi="Arial" w:cs="Arial"/>
                <w:vertAlign w:val="superscript"/>
              </w:rPr>
              <w:t>st</w:t>
            </w:r>
            <w:r w:rsidRPr="3D7F6112">
              <w:rPr>
                <w:rFonts w:ascii="Arial" w:eastAsia="Arial" w:hAnsi="Arial" w:cs="Arial"/>
              </w:rPr>
              <w:t xml:space="preserve"> years)</w:t>
            </w:r>
          </w:p>
        </w:tc>
        <w:tc>
          <w:tcPr>
            <w:tcW w:w="4755" w:type="dxa"/>
            <w:shd w:val="clear" w:color="auto" w:fill="92D050"/>
          </w:tcPr>
          <w:p w14:paraId="2F70113A" w14:textId="633362A0" w:rsidR="00217BB4" w:rsidRPr="0019043F" w:rsidRDefault="00217BB4" w:rsidP="00217BB4">
            <w:pPr>
              <w:spacing w:before="60" w:after="60" w:line="240" w:lineRule="auto"/>
              <w:rPr>
                <w:rFonts w:cs="Arial"/>
              </w:rPr>
            </w:pPr>
            <w:r w:rsidRPr="3D7F6112">
              <w:rPr>
                <w:rFonts w:ascii="Arial" w:eastAsia="Arial" w:hAnsi="Arial" w:cs="Arial"/>
              </w:rPr>
              <w:t>19</w:t>
            </w:r>
            <w:r w:rsidRPr="3D7F6112">
              <w:rPr>
                <w:rFonts w:ascii="Arial" w:eastAsia="Arial" w:hAnsi="Arial" w:cs="Arial"/>
                <w:vertAlign w:val="superscript"/>
              </w:rPr>
              <w:t>th</w:t>
            </w:r>
            <w:r w:rsidRPr="3D7F6112">
              <w:rPr>
                <w:rFonts w:ascii="Arial" w:eastAsia="Arial" w:hAnsi="Arial" w:cs="Arial"/>
              </w:rPr>
              <w:t xml:space="preserve"> September 2016</w:t>
            </w:r>
          </w:p>
        </w:tc>
      </w:tr>
      <w:tr w:rsidR="00217BB4" w:rsidRPr="006A7798" w14:paraId="5DF4EE82" w14:textId="77777777" w:rsidTr="00E62FC0">
        <w:tc>
          <w:tcPr>
            <w:tcW w:w="4261" w:type="dxa"/>
          </w:tcPr>
          <w:p w14:paraId="0A5DA9AB" w14:textId="65140F29" w:rsidR="00217BB4" w:rsidRPr="006A7798" w:rsidRDefault="00217BB4" w:rsidP="00217BB4">
            <w:pPr>
              <w:spacing w:before="60" w:after="60" w:line="240" w:lineRule="auto"/>
              <w:rPr>
                <w:rFonts w:cs="Arial"/>
              </w:rPr>
            </w:pPr>
            <w:r w:rsidRPr="3D7F6112">
              <w:rPr>
                <w:rFonts w:ascii="Arial" w:eastAsia="Arial" w:hAnsi="Arial" w:cs="Arial"/>
              </w:rPr>
              <w:t>Teaching year starts</w:t>
            </w:r>
          </w:p>
        </w:tc>
        <w:tc>
          <w:tcPr>
            <w:tcW w:w="4755" w:type="dxa"/>
          </w:tcPr>
          <w:p w14:paraId="65FEABB1" w14:textId="22398C94" w:rsidR="00217BB4" w:rsidRPr="006A7798" w:rsidRDefault="00217BB4" w:rsidP="00217BB4">
            <w:pPr>
              <w:spacing w:before="60" w:after="60" w:line="240" w:lineRule="auto"/>
              <w:rPr>
                <w:rFonts w:cs="Arial"/>
              </w:rPr>
            </w:pPr>
            <w:r w:rsidRPr="3D7F6112">
              <w:rPr>
                <w:rFonts w:ascii="Arial" w:eastAsia="Arial" w:hAnsi="Arial" w:cs="Arial"/>
              </w:rPr>
              <w:t>26</w:t>
            </w:r>
            <w:r w:rsidRPr="3D7F6112">
              <w:rPr>
                <w:rFonts w:ascii="Arial" w:eastAsia="Arial" w:hAnsi="Arial" w:cs="Arial"/>
                <w:vertAlign w:val="superscript"/>
              </w:rPr>
              <w:t>th</w:t>
            </w:r>
            <w:r w:rsidRPr="3D7F6112">
              <w:rPr>
                <w:rFonts w:ascii="Arial" w:eastAsia="Arial" w:hAnsi="Arial" w:cs="Arial"/>
              </w:rPr>
              <w:t xml:space="preserve"> September 2016</w:t>
            </w:r>
          </w:p>
        </w:tc>
      </w:tr>
      <w:tr w:rsidR="00217BB4" w:rsidRPr="006A7798" w14:paraId="25F97C18" w14:textId="77777777" w:rsidTr="00E62FC0">
        <w:tc>
          <w:tcPr>
            <w:tcW w:w="4261" w:type="dxa"/>
          </w:tcPr>
          <w:p w14:paraId="4FAE2654" w14:textId="77F9F3EB" w:rsidR="00217BB4" w:rsidRPr="006A7798" w:rsidRDefault="00217BB4" w:rsidP="00217BB4">
            <w:pPr>
              <w:spacing w:before="60" w:after="60" w:line="240" w:lineRule="auto"/>
              <w:rPr>
                <w:rFonts w:cs="Arial"/>
              </w:rPr>
            </w:pPr>
            <w:r w:rsidRPr="3D7F6112">
              <w:rPr>
                <w:rFonts w:ascii="Arial" w:eastAsia="Arial" w:hAnsi="Arial" w:cs="Arial"/>
              </w:rPr>
              <w:t>Winter break</w:t>
            </w:r>
          </w:p>
        </w:tc>
        <w:tc>
          <w:tcPr>
            <w:tcW w:w="4755" w:type="dxa"/>
          </w:tcPr>
          <w:p w14:paraId="3DD1134B" w14:textId="2CD0BB37" w:rsidR="00217BB4" w:rsidRPr="006A7798" w:rsidRDefault="00217BB4" w:rsidP="00217BB4">
            <w:pPr>
              <w:spacing w:before="60" w:after="60" w:line="240" w:lineRule="auto"/>
              <w:rPr>
                <w:rFonts w:cs="Arial"/>
              </w:rPr>
            </w:pPr>
            <w:r w:rsidRPr="3D7F6112">
              <w:rPr>
                <w:rFonts w:ascii="Arial" w:eastAsia="Arial" w:hAnsi="Arial" w:cs="Arial"/>
              </w:rPr>
              <w:t>20</w:t>
            </w:r>
            <w:r w:rsidRPr="3D7F6112">
              <w:rPr>
                <w:rFonts w:ascii="Arial" w:eastAsia="Arial" w:hAnsi="Arial" w:cs="Arial"/>
                <w:vertAlign w:val="superscript"/>
              </w:rPr>
              <w:t>th</w:t>
            </w:r>
            <w:r w:rsidRPr="3D7F6112">
              <w:rPr>
                <w:rFonts w:ascii="Arial" w:eastAsia="Arial" w:hAnsi="Arial" w:cs="Arial"/>
              </w:rPr>
              <w:t xml:space="preserve"> December 2016 – 4</w:t>
            </w:r>
            <w:r w:rsidRPr="3D7F6112">
              <w:rPr>
                <w:rFonts w:ascii="Arial" w:eastAsia="Arial" w:hAnsi="Arial" w:cs="Arial"/>
                <w:vertAlign w:val="superscript"/>
              </w:rPr>
              <w:t>th</w:t>
            </w:r>
            <w:r w:rsidRPr="3D7F6112">
              <w:rPr>
                <w:rFonts w:ascii="Arial" w:eastAsia="Arial" w:hAnsi="Arial" w:cs="Arial"/>
              </w:rPr>
              <w:t xml:space="preserve"> January 2017</w:t>
            </w:r>
          </w:p>
        </w:tc>
      </w:tr>
      <w:tr w:rsidR="00217BB4" w:rsidRPr="006A7798" w14:paraId="51B70E74" w14:textId="77777777" w:rsidTr="00B72987">
        <w:tc>
          <w:tcPr>
            <w:tcW w:w="4261" w:type="dxa"/>
          </w:tcPr>
          <w:p w14:paraId="3BC6A55F" w14:textId="62511689" w:rsidR="00217BB4" w:rsidRPr="006A7798" w:rsidRDefault="00217BB4" w:rsidP="00217BB4">
            <w:pPr>
              <w:spacing w:before="60" w:after="60" w:line="240" w:lineRule="auto"/>
              <w:rPr>
                <w:rFonts w:cs="Arial"/>
              </w:rPr>
            </w:pPr>
            <w:r w:rsidRPr="3D7F6112">
              <w:rPr>
                <w:rFonts w:ascii="Arial" w:eastAsia="Arial" w:hAnsi="Arial" w:cs="Arial"/>
              </w:rPr>
              <w:t>Spring Break</w:t>
            </w:r>
          </w:p>
        </w:tc>
        <w:tc>
          <w:tcPr>
            <w:tcW w:w="4755" w:type="dxa"/>
          </w:tcPr>
          <w:p w14:paraId="375696E2" w14:textId="6835DFEE" w:rsidR="00217BB4" w:rsidRPr="006A7798" w:rsidRDefault="00217BB4" w:rsidP="00217BB4">
            <w:pPr>
              <w:spacing w:before="60" w:after="60" w:line="240" w:lineRule="auto"/>
              <w:rPr>
                <w:rFonts w:cs="Arial"/>
              </w:rPr>
            </w:pPr>
            <w:r w:rsidRPr="3D7F6112">
              <w:rPr>
                <w:rFonts w:ascii="Arial" w:eastAsia="Arial" w:hAnsi="Arial" w:cs="Arial"/>
              </w:rPr>
              <w:t>7</w:t>
            </w:r>
            <w:r w:rsidRPr="3D7F6112">
              <w:rPr>
                <w:rFonts w:ascii="Arial" w:eastAsia="Arial" w:hAnsi="Arial" w:cs="Arial"/>
                <w:vertAlign w:val="superscript"/>
              </w:rPr>
              <w:t>th</w:t>
            </w:r>
            <w:r w:rsidRPr="3D7F6112">
              <w:rPr>
                <w:rFonts w:ascii="Arial" w:eastAsia="Arial" w:hAnsi="Arial" w:cs="Arial"/>
              </w:rPr>
              <w:t xml:space="preserve"> April 2017 – 24</w:t>
            </w:r>
            <w:r w:rsidRPr="3D7F6112">
              <w:rPr>
                <w:rFonts w:ascii="Arial" w:eastAsia="Arial" w:hAnsi="Arial" w:cs="Arial"/>
                <w:vertAlign w:val="superscript"/>
              </w:rPr>
              <w:t>th</w:t>
            </w:r>
            <w:r w:rsidRPr="3D7F6112">
              <w:rPr>
                <w:rFonts w:ascii="Arial" w:eastAsia="Arial" w:hAnsi="Arial" w:cs="Arial"/>
              </w:rPr>
              <w:t xml:space="preserve"> April 2017</w:t>
            </w:r>
          </w:p>
        </w:tc>
      </w:tr>
      <w:tr w:rsidR="00217BB4" w:rsidRPr="006A7798" w14:paraId="2535F86A" w14:textId="77777777" w:rsidTr="00B72987">
        <w:tc>
          <w:tcPr>
            <w:tcW w:w="4261" w:type="dxa"/>
          </w:tcPr>
          <w:p w14:paraId="58AA1EB4" w14:textId="2BD45D64" w:rsidR="00217BB4" w:rsidRPr="006A7798" w:rsidRDefault="00217BB4" w:rsidP="00217BB4">
            <w:pPr>
              <w:spacing w:before="60" w:after="60" w:line="240" w:lineRule="auto"/>
              <w:rPr>
                <w:rFonts w:cs="Arial"/>
              </w:rPr>
            </w:pPr>
            <w:r w:rsidRPr="3D7F6112">
              <w:rPr>
                <w:rFonts w:ascii="Arial" w:eastAsia="Arial" w:hAnsi="Arial" w:cs="Arial"/>
              </w:rPr>
              <w:t>Summer Break</w:t>
            </w:r>
          </w:p>
        </w:tc>
        <w:tc>
          <w:tcPr>
            <w:tcW w:w="4755" w:type="dxa"/>
          </w:tcPr>
          <w:p w14:paraId="3A41AE50" w14:textId="29C1D8A9" w:rsidR="00217BB4" w:rsidRPr="006A7798" w:rsidRDefault="00217BB4" w:rsidP="00217BB4">
            <w:pPr>
              <w:spacing w:before="60" w:after="60" w:line="240" w:lineRule="auto"/>
              <w:rPr>
                <w:rFonts w:cs="Arial"/>
              </w:rPr>
            </w:pPr>
            <w:r w:rsidRPr="3D7F6112">
              <w:rPr>
                <w:rFonts w:ascii="Arial" w:eastAsia="Arial" w:hAnsi="Arial" w:cs="Arial"/>
              </w:rPr>
              <w:t>19</w:t>
            </w:r>
            <w:r w:rsidRPr="3D7F6112">
              <w:rPr>
                <w:rFonts w:ascii="Arial" w:eastAsia="Arial" w:hAnsi="Arial" w:cs="Arial"/>
                <w:vertAlign w:val="superscript"/>
              </w:rPr>
              <w:t>th</w:t>
            </w:r>
            <w:r w:rsidRPr="3D7F6112">
              <w:rPr>
                <w:rFonts w:ascii="Arial" w:eastAsia="Arial" w:hAnsi="Arial" w:cs="Arial"/>
              </w:rPr>
              <w:t xml:space="preserve"> May - 18</w:t>
            </w:r>
            <w:r w:rsidRPr="3D7F6112">
              <w:rPr>
                <w:rFonts w:ascii="Arial" w:eastAsia="Arial" w:hAnsi="Arial" w:cs="Arial"/>
                <w:vertAlign w:val="superscript"/>
              </w:rPr>
              <w:t>th</w:t>
            </w:r>
            <w:r w:rsidRPr="3D7F6112">
              <w:rPr>
                <w:rFonts w:ascii="Arial" w:eastAsia="Arial" w:hAnsi="Arial" w:cs="Arial"/>
              </w:rPr>
              <w:t xml:space="preserve"> September 2017</w:t>
            </w:r>
          </w:p>
        </w:tc>
      </w:tr>
      <w:tr w:rsidR="00217BB4" w:rsidRPr="006A7798" w14:paraId="3DA8D5D2" w14:textId="77777777" w:rsidTr="00B72987">
        <w:tc>
          <w:tcPr>
            <w:tcW w:w="4261" w:type="dxa"/>
          </w:tcPr>
          <w:p w14:paraId="4C3E4B02" w14:textId="2BF172A6" w:rsidR="00217BB4" w:rsidRPr="006A7798" w:rsidRDefault="00217BB4" w:rsidP="00217BB4">
            <w:pPr>
              <w:spacing w:before="60" w:after="60" w:line="240" w:lineRule="auto"/>
              <w:rPr>
                <w:rFonts w:cs="Arial"/>
              </w:rPr>
            </w:pPr>
            <w:r w:rsidRPr="3D7F6112">
              <w:rPr>
                <w:rFonts w:ascii="Arial" w:eastAsia="Arial" w:hAnsi="Arial" w:cs="Arial"/>
              </w:rPr>
              <w:t>Students’ results 1</w:t>
            </w:r>
            <w:r w:rsidRPr="3D7F6112">
              <w:rPr>
                <w:rFonts w:ascii="Arial" w:eastAsia="Arial" w:hAnsi="Arial" w:cs="Arial"/>
                <w:vertAlign w:val="superscript"/>
              </w:rPr>
              <w:t>st</w:t>
            </w:r>
            <w:r w:rsidRPr="3D7F6112">
              <w:rPr>
                <w:rFonts w:ascii="Arial" w:eastAsia="Arial" w:hAnsi="Arial" w:cs="Arial"/>
              </w:rPr>
              <w:t xml:space="preserve"> Semester</w:t>
            </w:r>
          </w:p>
        </w:tc>
        <w:tc>
          <w:tcPr>
            <w:tcW w:w="4755" w:type="dxa"/>
          </w:tcPr>
          <w:p w14:paraId="02A8B46E" w14:textId="5F36C719" w:rsidR="00217BB4" w:rsidRPr="006A7798" w:rsidRDefault="00217BB4" w:rsidP="00217BB4">
            <w:pPr>
              <w:spacing w:before="60" w:after="60" w:line="240" w:lineRule="auto"/>
              <w:rPr>
                <w:rFonts w:cs="Arial"/>
              </w:rPr>
            </w:pPr>
            <w:r w:rsidRPr="3D7F6112">
              <w:rPr>
                <w:rFonts w:ascii="Arial" w:eastAsia="Arial" w:hAnsi="Arial" w:cs="Arial"/>
              </w:rPr>
              <w:t>Week Commencing 27</w:t>
            </w:r>
            <w:r w:rsidRPr="3D7F6112">
              <w:rPr>
                <w:rFonts w:ascii="Arial" w:eastAsia="Arial" w:hAnsi="Arial" w:cs="Arial"/>
                <w:vertAlign w:val="superscript"/>
              </w:rPr>
              <w:t>th</w:t>
            </w:r>
            <w:r w:rsidRPr="3D7F6112">
              <w:rPr>
                <w:rFonts w:ascii="Arial" w:eastAsia="Arial" w:hAnsi="Arial" w:cs="Arial"/>
              </w:rPr>
              <w:t xml:space="preserve"> February 2017</w:t>
            </w:r>
          </w:p>
        </w:tc>
      </w:tr>
      <w:tr w:rsidR="00217BB4" w:rsidRPr="006A7798" w14:paraId="644938F8" w14:textId="77777777" w:rsidTr="00B72987">
        <w:tc>
          <w:tcPr>
            <w:tcW w:w="4261" w:type="dxa"/>
          </w:tcPr>
          <w:p w14:paraId="14B60D75" w14:textId="142495DB" w:rsidR="00217BB4" w:rsidRPr="006A7798" w:rsidRDefault="00217BB4" w:rsidP="00217BB4">
            <w:pPr>
              <w:spacing w:before="60" w:after="60" w:line="240" w:lineRule="auto"/>
              <w:rPr>
                <w:rFonts w:cs="Arial"/>
              </w:rPr>
            </w:pPr>
            <w:r w:rsidRPr="3D7F6112">
              <w:rPr>
                <w:rFonts w:ascii="Arial" w:eastAsia="Arial" w:hAnsi="Arial" w:cs="Arial"/>
              </w:rPr>
              <w:t>Students’ results 2</w:t>
            </w:r>
            <w:r w:rsidRPr="3D7F6112">
              <w:rPr>
                <w:rFonts w:ascii="Arial" w:eastAsia="Arial" w:hAnsi="Arial" w:cs="Arial"/>
                <w:vertAlign w:val="superscript"/>
              </w:rPr>
              <w:t>nd</w:t>
            </w:r>
            <w:r w:rsidRPr="3D7F6112">
              <w:rPr>
                <w:rFonts w:ascii="Arial" w:eastAsia="Arial" w:hAnsi="Arial" w:cs="Arial"/>
              </w:rPr>
              <w:t xml:space="preserve"> Semester</w:t>
            </w:r>
          </w:p>
        </w:tc>
        <w:tc>
          <w:tcPr>
            <w:tcW w:w="4755" w:type="dxa"/>
          </w:tcPr>
          <w:p w14:paraId="3EA0E8DB" w14:textId="3B6E292A" w:rsidR="00217BB4" w:rsidRPr="006A7798" w:rsidRDefault="00217BB4" w:rsidP="00217BB4">
            <w:pPr>
              <w:spacing w:before="60" w:after="60" w:line="240" w:lineRule="auto"/>
              <w:rPr>
                <w:rFonts w:cs="Arial"/>
              </w:rPr>
            </w:pPr>
            <w:r w:rsidRPr="3D7F6112">
              <w:rPr>
                <w:rFonts w:ascii="Arial" w:eastAsia="Arial" w:hAnsi="Arial" w:cs="Arial"/>
              </w:rPr>
              <w:t>Week Commencing 19</w:t>
            </w:r>
            <w:r w:rsidRPr="3D7F6112">
              <w:rPr>
                <w:rFonts w:ascii="Arial" w:eastAsia="Arial" w:hAnsi="Arial" w:cs="Arial"/>
                <w:vertAlign w:val="superscript"/>
              </w:rPr>
              <w:t>th</w:t>
            </w:r>
            <w:r w:rsidRPr="3D7F6112">
              <w:rPr>
                <w:rFonts w:ascii="Arial" w:eastAsia="Arial" w:hAnsi="Arial" w:cs="Arial"/>
              </w:rPr>
              <w:t xml:space="preserve"> June 2017</w:t>
            </w:r>
          </w:p>
        </w:tc>
      </w:tr>
      <w:tr w:rsidR="00217BB4" w:rsidRPr="006A7798" w14:paraId="3836F2E2" w14:textId="77777777" w:rsidTr="00B72987">
        <w:tc>
          <w:tcPr>
            <w:tcW w:w="4261" w:type="dxa"/>
          </w:tcPr>
          <w:p w14:paraId="5CD6AF0D" w14:textId="5C99BA83" w:rsidR="00217BB4" w:rsidRPr="006A7798" w:rsidRDefault="00217BB4" w:rsidP="00217BB4">
            <w:pPr>
              <w:spacing w:before="60" w:after="60" w:line="240" w:lineRule="auto"/>
              <w:rPr>
                <w:rFonts w:cs="Arial"/>
              </w:rPr>
            </w:pPr>
            <w:r w:rsidRPr="3D7F6112">
              <w:rPr>
                <w:rFonts w:ascii="Arial" w:eastAsia="Arial" w:hAnsi="Arial" w:cs="Arial"/>
              </w:rPr>
              <w:t>Referral Submission 1</w:t>
            </w:r>
            <w:r w:rsidRPr="3D7F6112">
              <w:rPr>
                <w:rFonts w:ascii="Arial" w:eastAsia="Arial" w:hAnsi="Arial" w:cs="Arial"/>
                <w:vertAlign w:val="superscript"/>
              </w:rPr>
              <w:t>st</w:t>
            </w:r>
            <w:r w:rsidRPr="3D7F6112">
              <w:rPr>
                <w:rFonts w:ascii="Arial" w:eastAsia="Arial" w:hAnsi="Arial" w:cs="Arial"/>
              </w:rPr>
              <w:t xml:space="preserve"> Semester</w:t>
            </w:r>
          </w:p>
        </w:tc>
        <w:tc>
          <w:tcPr>
            <w:tcW w:w="4755" w:type="dxa"/>
          </w:tcPr>
          <w:p w14:paraId="46D25849" w14:textId="43AF29EC" w:rsidR="00217BB4" w:rsidRPr="006A7798" w:rsidRDefault="00217BB4" w:rsidP="00217BB4">
            <w:pPr>
              <w:spacing w:before="60" w:after="60" w:line="240" w:lineRule="auto"/>
              <w:rPr>
                <w:rFonts w:cs="Arial"/>
              </w:rPr>
            </w:pPr>
            <w:r w:rsidRPr="3D7F6112">
              <w:rPr>
                <w:rFonts w:ascii="Arial" w:eastAsia="Arial" w:hAnsi="Arial" w:cs="Arial"/>
              </w:rPr>
              <w:t>Week Commencing 20</w:t>
            </w:r>
            <w:r w:rsidRPr="3D7F6112">
              <w:rPr>
                <w:rFonts w:ascii="Arial" w:eastAsia="Arial" w:hAnsi="Arial" w:cs="Arial"/>
                <w:vertAlign w:val="superscript"/>
              </w:rPr>
              <w:t>th</w:t>
            </w:r>
            <w:r w:rsidRPr="3D7F6112">
              <w:rPr>
                <w:rFonts w:ascii="Arial" w:eastAsia="Arial" w:hAnsi="Arial" w:cs="Arial"/>
              </w:rPr>
              <w:t xml:space="preserve"> March 2017</w:t>
            </w:r>
          </w:p>
        </w:tc>
      </w:tr>
      <w:tr w:rsidR="00217BB4" w:rsidRPr="006A7798" w14:paraId="270D8782" w14:textId="77777777" w:rsidTr="00B72987">
        <w:tc>
          <w:tcPr>
            <w:tcW w:w="4261" w:type="dxa"/>
          </w:tcPr>
          <w:p w14:paraId="64717F16" w14:textId="316BFBC4" w:rsidR="00217BB4" w:rsidRPr="006A7798" w:rsidRDefault="00217BB4" w:rsidP="00217BB4">
            <w:pPr>
              <w:spacing w:before="60" w:after="60" w:line="240" w:lineRule="auto"/>
              <w:rPr>
                <w:rFonts w:cs="Arial"/>
              </w:rPr>
            </w:pPr>
            <w:r w:rsidRPr="3D7F6112">
              <w:rPr>
                <w:rFonts w:ascii="Arial" w:eastAsia="Arial" w:hAnsi="Arial" w:cs="Arial"/>
              </w:rPr>
              <w:t>Referral Submission 2</w:t>
            </w:r>
            <w:r w:rsidRPr="3D7F6112">
              <w:rPr>
                <w:rFonts w:ascii="Arial" w:eastAsia="Arial" w:hAnsi="Arial" w:cs="Arial"/>
                <w:vertAlign w:val="superscript"/>
              </w:rPr>
              <w:t>nd</w:t>
            </w:r>
            <w:r w:rsidRPr="3D7F6112">
              <w:rPr>
                <w:rFonts w:ascii="Arial" w:eastAsia="Arial" w:hAnsi="Arial" w:cs="Arial"/>
              </w:rPr>
              <w:t xml:space="preserve"> Semester</w:t>
            </w:r>
          </w:p>
        </w:tc>
        <w:tc>
          <w:tcPr>
            <w:tcW w:w="4755" w:type="dxa"/>
          </w:tcPr>
          <w:p w14:paraId="7BA81915" w14:textId="04A83113" w:rsidR="00217BB4" w:rsidRPr="006A7798" w:rsidRDefault="00217BB4" w:rsidP="00217BB4">
            <w:pPr>
              <w:spacing w:before="60" w:after="60" w:line="240" w:lineRule="auto"/>
              <w:rPr>
                <w:rFonts w:cs="Arial"/>
              </w:rPr>
            </w:pPr>
            <w:r w:rsidRPr="3D7F6112">
              <w:rPr>
                <w:rFonts w:ascii="Arial" w:eastAsia="Arial" w:hAnsi="Arial" w:cs="Arial"/>
              </w:rPr>
              <w:t>Week Commencing 26</w:t>
            </w:r>
            <w:r w:rsidRPr="3D7F6112">
              <w:rPr>
                <w:rFonts w:ascii="Arial" w:eastAsia="Arial" w:hAnsi="Arial" w:cs="Arial"/>
                <w:vertAlign w:val="superscript"/>
              </w:rPr>
              <w:t>th</w:t>
            </w:r>
            <w:r w:rsidRPr="3D7F6112">
              <w:rPr>
                <w:rFonts w:ascii="Arial" w:eastAsia="Arial" w:hAnsi="Arial" w:cs="Arial"/>
              </w:rPr>
              <w:t xml:space="preserve"> June 2017</w:t>
            </w:r>
          </w:p>
        </w:tc>
      </w:tr>
      <w:tr w:rsidR="00217BB4" w:rsidRPr="006A7798" w14:paraId="049B8427" w14:textId="77777777" w:rsidTr="00B72987">
        <w:tc>
          <w:tcPr>
            <w:tcW w:w="4261" w:type="dxa"/>
          </w:tcPr>
          <w:p w14:paraId="3497C58D" w14:textId="21E72E5C" w:rsidR="00217BB4" w:rsidRPr="006A7798" w:rsidRDefault="00217BB4" w:rsidP="00217BB4">
            <w:pPr>
              <w:spacing w:before="60" w:after="60" w:line="240" w:lineRule="auto"/>
              <w:rPr>
                <w:rFonts w:cs="Arial"/>
              </w:rPr>
            </w:pPr>
            <w:r w:rsidRPr="3D7F6112">
              <w:rPr>
                <w:rFonts w:ascii="Arial" w:eastAsia="Arial" w:hAnsi="Arial" w:cs="Arial"/>
              </w:rPr>
              <w:t>Graduation ceremonies</w:t>
            </w:r>
          </w:p>
        </w:tc>
        <w:tc>
          <w:tcPr>
            <w:tcW w:w="4755" w:type="dxa"/>
          </w:tcPr>
          <w:p w14:paraId="6E26691F" w14:textId="03B484EF" w:rsidR="00217BB4" w:rsidRPr="006A7798" w:rsidRDefault="00217BB4" w:rsidP="00217BB4">
            <w:pPr>
              <w:spacing w:before="60" w:after="60" w:line="240" w:lineRule="auto"/>
              <w:rPr>
                <w:rFonts w:cs="Arial"/>
              </w:rPr>
            </w:pPr>
            <w:r w:rsidRPr="3D7F6112">
              <w:rPr>
                <w:rFonts w:ascii="Arial" w:eastAsia="Arial" w:hAnsi="Arial" w:cs="Arial"/>
              </w:rPr>
              <w:t>10</w:t>
            </w:r>
            <w:r w:rsidRPr="3D7F6112">
              <w:rPr>
                <w:rFonts w:ascii="Arial" w:eastAsia="Arial" w:hAnsi="Arial" w:cs="Arial"/>
                <w:vertAlign w:val="superscript"/>
              </w:rPr>
              <w:t>th</w:t>
            </w:r>
            <w:r w:rsidRPr="3D7F6112">
              <w:rPr>
                <w:rFonts w:ascii="Arial" w:eastAsia="Arial" w:hAnsi="Arial" w:cs="Arial"/>
              </w:rPr>
              <w:t xml:space="preserve"> – 15</w:t>
            </w:r>
            <w:r w:rsidRPr="3D7F6112">
              <w:rPr>
                <w:rFonts w:ascii="Arial" w:eastAsia="Arial" w:hAnsi="Arial" w:cs="Arial"/>
                <w:vertAlign w:val="superscript"/>
              </w:rPr>
              <w:t>th</w:t>
            </w:r>
            <w:r w:rsidRPr="3D7F6112">
              <w:rPr>
                <w:rFonts w:ascii="Arial" w:eastAsia="Arial" w:hAnsi="Arial" w:cs="Arial"/>
              </w:rPr>
              <w:t xml:space="preserve"> July 2017</w:t>
            </w:r>
          </w:p>
        </w:tc>
      </w:tr>
      <w:tr w:rsidR="00217BB4" w:rsidRPr="006A7798" w14:paraId="6CBD1D15" w14:textId="77777777" w:rsidTr="00B72987">
        <w:tc>
          <w:tcPr>
            <w:tcW w:w="4261" w:type="dxa"/>
          </w:tcPr>
          <w:p w14:paraId="3D61EE60" w14:textId="56CE12AE" w:rsidR="00217BB4" w:rsidRPr="006A7798" w:rsidRDefault="00217BB4" w:rsidP="00217BB4">
            <w:pPr>
              <w:spacing w:before="60" w:after="60" w:line="240" w:lineRule="auto"/>
              <w:rPr>
                <w:rFonts w:cs="Arial"/>
              </w:rPr>
            </w:pPr>
            <w:r w:rsidRPr="3D7F6112">
              <w:rPr>
                <w:rFonts w:ascii="Arial" w:eastAsia="Arial" w:hAnsi="Arial" w:cs="Arial"/>
              </w:rPr>
              <w:t>Assessment Boards 1</w:t>
            </w:r>
            <w:r w:rsidRPr="3D7F6112">
              <w:rPr>
                <w:rFonts w:ascii="Arial" w:eastAsia="Arial" w:hAnsi="Arial" w:cs="Arial"/>
                <w:vertAlign w:val="superscript"/>
              </w:rPr>
              <w:t>st</w:t>
            </w:r>
            <w:r w:rsidRPr="3D7F6112">
              <w:rPr>
                <w:rFonts w:ascii="Arial" w:eastAsia="Arial" w:hAnsi="Arial" w:cs="Arial"/>
              </w:rPr>
              <w:t xml:space="preserve"> Semester</w:t>
            </w:r>
          </w:p>
        </w:tc>
        <w:tc>
          <w:tcPr>
            <w:tcW w:w="4755" w:type="dxa"/>
          </w:tcPr>
          <w:p w14:paraId="0AB92624" w14:textId="7CE38C70" w:rsidR="00217BB4" w:rsidRPr="006A7798" w:rsidRDefault="00217BB4" w:rsidP="00217BB4">
            <w:pPr>
              <w:spacing w:before="60" w:after="60" w:line="240" w:lineRule="auto"/>
              <w:rPr>
                <w:rFonts w:cs="Arial"/>
              </w:rPr>
            </w:pPr>
            <w:r w:rsidRPr="3D7F6112">
              <w:rPr>
                <w:rFonts w:ascii="Arial" w:eastAsia="Arial" w:hAnsi="Arial" w:cs="Arial"/>
              </w:rPr>
              <w:t>13</w:t>
            </w:r>
            <w:r w:rsidRPr="3D7F6112">
              <w:rPr>
                <w:rFonts w:ascii="Arial" w:eastAsia="Arial" w:hAnsi="Arial" w:cs="Arial"/>
                <w:vertAlign w:val="superscript"/>
              </w:rPr>
              <w:t>th</w:t>
            </w:r>
            <w:r w:rsidRPr="3D7F6112">
              <w:rPr>
                <w:rFonts w:ascii="Arial" w:eastAsia="Arial" w:hAnsi="Arial" w:cs="Arial"/>
              </w:rPr>
              <w:t xml:space="preserve"> February 2017</w:t>
            </w:r>
          </w:p>
        </w:tc>
      </w:tr>
    </w:tbl>
    <w:p w14:paraId="3BEE94FE" w14:textId="77777777" w:rsidR="008E0EF9" w:rsidDel="008E0EF9" w:rsidRDefault="008E0EF9" w:rsidP="008E0EF9">
      <w:pPr>
        <w:rPr>
          <w:del w:id="31" w:author="Peter Akrill" w:date="2015-08-11T12:49:00Z"/>
        </w:rPr>
      </w:pPr>
    </w:p>
    <w:p w14:paraId="1D6A846D" w14:textId="260A1D65" w:rsidR="008E0EF9" w:rsidRDefault="008E0EF9">
      <w:pPr>
        <w:rPr>
          <w:rFonts w:eastAsiaTheme="majorEastAsia" w:cstheme="majorBidi"/>
          <w:b/>
          <w:bCs/>
          <w:color w:val="FFFFFF" w:themeColor="background1"/>
          <w:sz w:val="28"/>
          <w:szCs w:val="28"/>
        </w:rPr>
      </w:pPr>
    </w:p>
    <w:p w14:paraId="5E0B3099" w14:textId="77777777" w:rsidR="0019043F" w:rsidDel="008E0EF9" w:rsidRDefault="0019043F" w:rsidP="008E0EF9">
      <w:pPr>
        <w:pStyle w:val="Heading1"/>
        <w:rPr>
          <w:del w:id="32" w:author="Peter Akrill" w:date="2015-08-11T12:49:00Z"/>
        </w:rPr>
      </w:pPr>
    </w:p>
    <w:p w14:paraId="3D82C5AD" w14:textId="77777777" w:rsidR="00B06862" w:rsidDel="008E0EF9" w:rsidRDefault="00B06862">
      <w:pPr>
        <w:pStyle w:val="Heading3"/>
        <w:rPr>
          <w:del w:id="33" w:author="Peter Akrill" w:date="2015-08-11T12:48:00Z"/>
        </w:rPr>
        <w:pPrChange w:id="34" w:author="Peter Akrill" w:date="2015-08-11T12:48:00Z">
          <w:pPr>
            <w:pStyle w:val="Heading4"/>
          </w:pPr>
        </w:pPrChange>
      </w:pPr>
      <w:del w:id="35" w:author="Peter Akrill" w:date="2015-08-11T12:48:00Z">
        <w:r w:rsidDel="008E0EF9">
          <w:delText>Extra Curricula Activities</w:delText>
        </w:r>
      </w:del>
    </w:p>
    <w:p w14:paraId="6EB7430E" w14:textId="77777777" w:rsidR="0019043F" w:rsidDel="008E0EF9" w:rsidRDefault="0019043F" w:rsidP="0019043F">
      <w:pPr>
        <w:rPr>
          <w:del w:id="36" w:author="Peter Akrill" w:date="2015-08-11T12:49:00Z"/>
        </w:rPr>
      </w:pPr>
      <w:del w:id="37" w:author="Peter Akrill" w:date="2015-08-11T12:49:00Z">
        <w:r w:rsidDel="008E0EF9">
          <w:delText>There are a number of other events through-out the year, keep an eye out for the following events</w:delText>
        </w:r>
      </w:del>
    </w:p>
    <w:p w14:paraId="7E4CB08C" w14:textId="77777777" w:rsidR="00B360DA" w:rsidRPr="00B360DA" w:rsidDel="008E0EF9" w:rsidRDefault="008E0EF9" w:rsidP="0019043F">
      <w:pPr>
        <w:pStyle w:val="ListParagraph"/>
        <w:numPr>
          <w:ilvl w:val="0"/>
          <w:numId w:val="25"/>
        </w:numPr>
        <w:rPr>
          <w:del w:id="38" w:author="Peter Akrill" w:date="2015-08-11T12:49:00Z"/>
          <w:color w:val="0000FF"/>
          <w:u w:val="single"/>
        </w:rPr>
      </w:pPr>
      <w:del w:id="39" w:author="Peter Akrill" w:date="2015-08-11T12:49:00Z">
        <w:r w:rsidDel="008E0EF9">
          <w:fldChar w:fldCharType="begin"/>
        </w:r>
        <w:r w:rsidDel="008E0EF9">
          <w:delInstrText xml:space="preserve"> HYPERLINK "https://www.facebook.com/SouthernIndependentGamesNetwork" </w:delInstrText>
        </w:r>
        <w:r w:rsidDel="008E0EF9">
          <w:fldChar w:fldCharType="separate"/>
        </w:r>
        <w:r w:rsidR="006D352D" w:rsidDel="008E0EF9">
          <w:rPr>
            <w:rStyle w:val="Hyperlink"/>
          </w:rPr>
          <w:delText>Southampton</w:delText>
        </w:r>
        <w:r w:rsidDel="008E0EF9">
          <w:rPr>
            <w:rStyle w:val="Hyperlink"/>
          </w:rPr>
          <w:fldChar w:fldCharType="end"/>
        </w:r>
        <w:r w:rsidR="006D352D" w:rsidDel="008E0EF9">
          <w:rPr>
            <w:color w:val="0000FF"/>
            <w:u w:val="single"/>
          </w:rPr>
          <w:delText xml:space="preserve"> Indie Game Network</w:delText>
        </w:r>
      </w:del>
    </w:p>
    <w:p w14:paraId="075A7B9C" w14:textId="77777777" w:rsidR="0019043F" w:rsidRPr="0019043F" w:rsidDel="008E0EF9" w:rsidRDefault="0019043F" w:rsidP="0019043F">
      <w:pPr>
        <w:pStyle w:val="ListParagraph"/>
        <w:numPr>
          <w:ilvl w:val="0"/>
          <w:numId w:val="25"/>
        </w:numPr>
        <w:rPr>
          <w:del w:id="40" w:author="Peter Akrill" w:date="2015-08-11T12:49:00Z"/>
          <w:rStyle w:val="Hyperlink"/>
        </w:rPr>
      </w:pPr>
      <w:del w:id="41" w:author="Peter Akrill" w:date="2015-08-11T12:49:00Z">
        <w:r w:rsidDel="008E0EF9">
          <w:fldChar w:fldCharType="begin"/>
        </w:r>
        <w:r w:rsidDel="008E0EF9">
          <w:delInstrText xml:space="preserve"> HYPERLINK "http://www.gameseden.net/" </w:delInstrText>
        </w:r>
        <w:r w:rsidDel="008E0EF9">
          <w:fldChar w:fldCharType="separate"/>
        </w:r>
        <w:r w:rsidRPr="0019043F" w:rsidDel="008E0EF9">
          <w:rPr>
            <w:rStyle w:val="Hyperlink"/>
          </w:rPr>
          <w:delText>Games Eden</w:delText>
        </w:r>
      </w:del>
    </w:p>
    <w:p w14:paraId="2DB38AEF" w14:textId="77777777" w:rsidR="0019043F" w:rsidDel="008E0EF9" w:rsidRDefault="0019043F" w:rsidP="0019043F">
      <w:pPr>
        <w:pStyle w:val="ListParagraph"/>
        <w:numPr>
          <w:ilvl w:val="0"/>
          <w:numId w:val="25"/>
        </w:numPr>
        <w:rPr>
          <w:del w:id="42" w:author="Peter Akrill" w:date="2015-08-11T12:49:00Z"/>
        </w:rPr>
      </w:pPr>
      <w:del w:id="43" w:author="Peter Akrill" w:date="2015-08-11T12:49:00Z">
        <w:r w:rsidDel="008E0EF9">
          <w:fldChar w:fldCharType="end"/>
        </w:r>
        <w:r w:rsidR="008E0EF9" w:rsidDel="008E0EF9">
          <w:fldChar w:fldCharType="begin"/>
        </w:r>
        <w:r w:rsidR="008E0EF9" w:rsidDel="008E0EF9">
          <w:delInstrText xml:space="preserve"> HYPERLINK "http://ludumdare.com/" </w:delInstrText>
        </w:r>
        <w:r w:rsidR="008E0EF9" w:rsidDel="008E0EF9">
          <w:fldChar w:fldCharType="separate"/>
        </w:r>
        <w:r w:rsidRPr="0019043F" w:rsidDel="008E0EF9">
          <w:rPr>
            <w:rStyle w:val="Hyperlink"/>
          </w:rPr>
          <w:delText>Ludum Dare (about 3 a year)</w:delText>
        </w:r>
        <w:r w:rsidR="008E0EF9" w:rsidDel="008E0EF9">
          <w:rPr>
            <w:rStyle w:val="Hyperlink"/>
          </w:rPr>
          <w:fldChar w:fldCharType="end"/>
        </w:r>
      </w:del>
    </w:p>
    <w:p w14:paraId="15E4958D" w14:textId="77777777" w:rsidR="0019043F" w:rsidDel="008E0EF9" w:rsidRDefault="008E0EF9" w:rsidP="0019043F">
      <w:pPr>
        <w:pStyle w:val="ListParagraph"/>
        <w:numPr>
          <w:ilvl w:val="0"/>
          <w:numId w:val="25"/>
        </w:numPr>
        <w:rPr>
          <w:del w:id="44" w:author="Peter Akrill" w:date="2015-08-11T12:49:00Z"/>
        </w:rPr>
      </w:pPr>
      <w:del w:id="45" w:author="Peter Akrill" w:date="2015-08-11T12:49:00Z">
        <w:r w:rsidDel="008E0EF9">
          <w:fldChar w:fldCharType="begin"/>
        </w:r>
        <w:r w:rsidDel="008E0EF9">
          <w:delInstrText xml:space="preserve"> HYPERLINK "http://www.daretobedigital.com/" </w:delInstrText>
        </w:r>
        <w:r w:rsidDel="008E0EF9">
          <w:fldChar w:fldCharType="separate"/>
        </w:r>
        <w:r w:rsidR="0019043F" w:rsidRPr="0019043F" w:rsidDel="008E0EF9">
          <w:rPr>
            <w:rStyle w:val="Hyperlink"/>
          </w:rPr>
          <w:delText>Dare 2B Digtial</w:delText>
        </w:r>
        <w:r w:rsidDel="008E0EF9">
          <w:rPr>
            <w:rStyle w:val="Hyperlink"/>
          </w:rPr>
          <w:fldChar w:fldCharType="end"/>
        </w:r>
      </w:del>
    </w:p>
    <w:p w14:paraId="1C38AD80" w14:textId="77777777" w:rsidR="0019043F" w:rsidDel="008E0EF9" w:rsidRDefault="008E0EF9" w:rsidP="0019043F">
      <w:pPr>
        <w:pStyle w:val="ListParagraph"/>
        <w:numPr>
          <w:ilvl w:val="0"/>
          <w:numId w:val="25"/>
        </w:numPr>
        <w:rPr>
          <w:del w:id="46" w:author="Peter Akrill" w:date="2015-08-11T12:49:00Z"/>
        </w:rPr>
      </w:pPr>
      <w:del w:id="47" w:author="Peter Akrill" w:date="2015-08-11T12:49:00Z">
        <w:r w:rsidDel="008E0EF9">
          <w:fldChar w:fldCharType="begin"/>
        </w:r>
        <w:r w:rsidDel="008E0EF9">
          <w:delInstrText xml:space="preserve"> HYPERLINK "http://gamejam.port.ac.uk/" </w:delInstrText>
        </w:r>
        <w:r w:rsidDel="008E0EF9">
          <w:fldChar w:fldCharType="separate"/>
        </w:r>
        <w:r w:rsidR="0019043F" w:rsidRPr="0019043F" w:rsidDel="008E0EF9">
          <w:rPr>
            <w:rStyle w:val="Hyperlink"/>
          </w:rPr>
          <w:delText>Portsmouth Game Jam</w:delText>
        </w:r>
        <w:r w:rsidDel="008E0EF9">
          <w:rPr>
            <w:rStyle w:val="Hyperlink"/>
          </w:rPr>
          <w:fldChar w:fldCharType="end"/>
        </w:r>
      </w:del>
    </w:p>
    <w:p w14:paraId="384969FF" w14:textId="77777777" w:rsidR="0019043F" w:rsidDel="008E0EF9" w:rsidRDefault="008E0EF9" w:rsidP="0019043F">
      <w:pPr>
        <w:pStyle w:val="ListParagraph"/>
        <w:numPr>
          <w:ilvl w:val="0"/>
          <w:numId w:val="25"/>
        </w:numPr>
        <w:rPr>
          <w:del w:id="48" w:author="Peter Akrill" w:date="2015-08-11T12:49:00Z"/>
        </w:rPr>
      </w:pPr>
      <w:del w:id="49" w:author="Peter Akrill" w:date="2015-08-11T12:49:00Z">
        <w:r w:rsidDel="008E0EF9">
          <w:fldChar w:fldCharType="begin"/>
        </w:r>
        <w:r w:rsidDel="008E0EF9">
          <w:delInstrText xml:space="preserve"> HYPERLINK "http://www.procjam.com/" </w:delInstrText>
        </w:r>
        <w:r w:rsidDel="008E0EF9">
          <w:fldChar w:fldCharType="separate"/>
        </w:r>
        <w:r w:rsidR="0019043F" w:rsidRPr="0019043F" w:rsidDel="008E0EF9">
          <w:rPr>
            <w:rStyle w:val="Hyperlink"/>
          </w:rPr>
          <w:delText>ProcJam</w:delText>
        </w:r>
        <w:r w:rsidDel="008E0EF9">
          <w:rPr>
            <w:rStyle w:val="Hyperlink"/>
          </w:rPr>
          <w:fldChar w:fldCharType="end"/>
        </w:r>
      </w:del>
    </w:p>
    <w:p w14:paraId="7FE04470" w14:textId="77777777" w:rsidR="00303724" w:rsidDel="008E0EF9" w:rsidRDefault="008E0EF9" w:rsidP="00303724">
      <w:pPr>
        <w:pStyle w:val="ListParagraph"/>
        <w:numPr>
          <w:ilvl w:val="0"/>
          <w:numId w:val="25"/>
        </w:numPr>
        <w:rPr>
          <w:del w:id="50" w:author="Peter Akrill" w:date="2015-08-11T12:49:00Z"/>
        </w:rPr>
      </w:pPr>
      <w:del w:id="51" w:author="Peter Akrill" w:date="2015-08-11T12:49:00Z">
        <w:r w:rsidDel="008E0EF9">
          <w:fldChar w:fldCharType="begin"/>
        </w:r>
        <w:r w:rsidDel="008E0EF9">
          <w:delInstrText xml:space="preserve"> HYPERLINK "http://www.hacksoton.com/" </w:delInstrText>
        </w:r>
        <w:r w:rsidDel="008E0EF9">
          <w:fldChar w:fldCharType="separate"/>
        </w:r>
        <w:r w:rsidR="00303724" w:rsidDel="008E0EF9">
          <w:rPr>
            <w:rStyle w:val="Hyperlink"/>
          </w:rPr>
          <w:delText>HackSoton</w:delText>
        </w:r>
        <w:r w:rsidDel="008E0EF9">
          <w:rPr>
            <w:rStyle w:val="Hyperlink"/>
          </w:rPr>
          <w:fldChar w:fldCharType="end"/>
        </w:r>
        <w:r w:rsidR="00303724" w:rsidDel="008E0EF9">
          <w:delText xml:space="preserve"> </w:delText>
        </w:r>
      </w:del>
    </w:p>
    <w:p w14:paraId="793B09C5" w14:textId="77777777" w:rsidR="0019043F" w:rsidDel="008E0EF9" w:rsidRDefault="0019043F" w:rsidP="0019043F">
      <w:pPr>
        <w:pStyle w:val="ListParagraph"/>
        <w:numPr>
          <w:ilvl w:val="0"/>
          <w:numId w:val="25"/>
        </w:numPr>
        <w:rPr>
          <w:del w:id="52" w:author="Peter Akrill" w:date="2015-08-11T12:49:00Z"/>
        </w:rPr>
      </w:pPr>
      <w:del w:id="53" w:author="Peter Akrill" w:date="2015-08-11T12:49:00Z">
        <w:r w:rsidDel="008E0EF9">
          <w:delText>Smaller Game Jams that are hosted by us</w:delText>
        </w:r>
      </w:del>
    </w:p>
    <w:p w14:paraId="35AFDCD3" w14:textId="77777777" w:rsidR="00303724" w:rsidDel="008E0EF9" w:rsidRDefault="00303724">
      <w:pPr>
        <w:rPr>
          <w:del w:id="54" w:author="Peter Akrill" w:date="2015-08-11T12:48:00Z"/>
        </w:rPr>
      </w:pPr>
      <w:del w:id="55" w:author="Peter Akrill" w:date="2015-08-11T12:48:00Z">
        <w:r w:rsidDel="008E0EF9">
          <w:br w:type="page"/>
        </w:r>
      </w:del>
    </w:p>
    <w:p w14:paraId="0C0CE8E5" w14:textId="77777777" w:rsidR="00303724" w:rsidDel="008E0EF9" w:rsidRDefault="00303724">
      <w:pPr>
        <w:pStyle w:val="Heading2"/>
        <w:rPr>
          <w:del w:id="56" w:author="Peter Akrill" w:date="2015-08-11T12:49:00Z"/>
        </w:rPr>
        <w:pPrChange w:id="57" w:author="Peter Akrill" w:date="2015-08-11T12:48:00Z">
          <w:pPr>
            <w:pStyle w:val="Heading4"/>
          </w:pPr>
        </w:pPrChange>
      </w:pPr>
      <w:del w:id="58" w:author="Peter Akrill" w:date="2015-08-11T12:48:00Z">
        <w:r w:rsidDel="008E0EF9">
          <w:delText>Extra information</w:delText>
        </w:r>
      </w:del>
      <w:del w:id="59" w:author="Peter Akrill" w:date="2015-08-11T12:49:00Z">
        <w:r w:rsidDel="008E0EF9">
          <w:delText xml:space="preserve"> around Southampton </w:delText>
        </w:r>
      </w:del>
    </w:p>
    <w:p w14:paraId="723CD805" w14:textId="77777777" w:rsidR="00303724" w:rsidDel="008E0EF9" w:rsidRDefault="00303724" w:rsidP="00303724">
      <w:pPr>
        <w:rPr>
          <w:del w:id="60" w:author="Peter Akrill" w:date="2015-08-11T12:49:00Z"/>
        </w:rPr>
      </w:pPr>
      <w:del w:id="61" w:author="Peter Akrill" w:date="2015-08-11T12:49:00Z">
        <w:r w:rsidDel="008E0EF9">
          <w:delText>Please remember, these are professional gathering so be respectful to those around</w:delText>
        </w:r>
      </w:del>
    </w:p>
    <w:p w14:paraId="7FD851C9" w14:textId="77777777" w:rsidR="00303724" w:rsidDel="008E0EF9" w:rsidRDefault="008E0EF9" w:rsidP="00303724">
      <w:pPr>
        <w:rPr>
          <w:del w:id="62" w:author="Peter Akrill" w:date="2015-08-11T12:49:00Z"/>
        </w:rPr>
      </w:pPr>
      <w:del w:id="63" w:author="Peter Akrill" w:date="2015-08-11T12:49:00Z">
        <w:r w:rsidDel="008E0EF9">
          <w:fldChar w:fldCharType="begin"/>
        </w:r>
        <w:r w:rsidDel="008E0EF9">
          <w:delInstrText xml:space="preserve"> HYPERLINK "http://www.meetup.com/DeveloperSouthCoast/" </w:delInstrText>
        </w:r>
        <w:r w:rsidDel="008E0EF9">
          <w:fldChar w:fldCharType="separate"/>
        </w:r>
        <w:r w:rsidR="00303724" w:rsidDel="008E0EF9">
          <w:rPr>
            <w:rStyle w:val="Hyperlink"/>
          </w:rPr>
          <w:delText>Developer South Coast</w:delText>
        </w:r>
        <w:r w:rsidDel="008E0EF9">
          <w:rPr>
            <w:rStyle w:val="Hyperlink"/>
          </w:rPr>
          <w:fldChar w:fldCharType="end"/>
        </w:r>
      </w:del>
    </w:p>
    <w:p w14:paraId="1833E04B" w14:textId="77777777" w:rsidR="00303724" w:rsidDel="008E0EF9" w:rsidRDefault="008E0EF9" w:rsidP="00303724">
      <w:pPr>
        <w:rPr>
          <w:del w:id="64" w:author="Peter Akrill" w:date="2015-08-11T12:49:00Z"/>
        </w:rPr>
      </w:pPr>
      <w:del w:id="65" w:author="Peter Akrill" w:date="2015-08-11T12:49:00Z">
        <w:r w:rsidDel="008E0EF9">
          <w:fldChar w:fldCharType="begin"/>
        </w:r>
        <w:r w:rsidDel="008E0EF9">
          <w:delInstrText xml:space="preserve"> HYPERLINK </w:delInstrText>
        </w:r>
        <w:r w:rsidDel="008E0EF9">
          <w:fldChar w:fldCharType="separate"/>
        </w:r>
        <w:r w:rsidR="00303724" w:rsidRPr="00DC4B50" w:rsidDel="008E0EF9">
          <w:rPr>
            <w:rStyle w:val="Hyperlink"/>
          </w:rPr>
          <w:delText>Southampton Makers Space</w:delText>
        </w:r>
        <w:r w:rsidDel="008E0EF9">
          <w:rPr>
            <w:rStyle w:val="Hyperlink"/>
          </w:rPr>
          <w:fldChar w:fldCharType="end"/>
        </w:r>
      </w:del>
    </w:p>
    <w:p w14:paraId="77004E0E" w14:textId="77777777" w:rsidR="00303724" w:rsidDel="008E0EF9" w:rsidRDefault="00303724" w:rsidP="00303724">
      <w:pPr>
        <w:rPr>
          <w:del w:id="66" w:author="Peter Akrill" w:date="2015-08-11T12:49:00Z"/>
        </w:rPr>
      </w:pPr>
      <w:del w:id="67" w:author="Peter Akrill" w:date="2015-08-11T12:49:00Z">
        <w:r w:rsidDel="008E0EF9">
          <w:delText>Southampton Game Devs</w:delText>
        </w:r>
      </w:del>
    </w:p>
    <w:p w14:paraId="33DC179E" w14:textId="77777777" w:rsidR="00303724" w:rsidDel="008E0EF9" w:rsidRDefault="00303724" w:rsidP="00303724">
      <w:pPr>
        <w:rPr>
          <w:del w:id="68" w:author="Peter Akrill" w:date="2015-08-11T12:49:00Z"/>
        </w:rPr>
      </w:pPr>
    </w:p>
    <w:p w14:paraId="6AE7F78E" w14:textId="77777777" w:rsidR="00303724" w:rsidDel="008E0EF9" w:rsidRDefault="00303724" w:rsidP="00303724">
      <w:pPr>
        <w:rPr>
          <w:del w:id="69" w:author="Peter Akrill" w:date="2015-08-11T12:49:00Z"/>
        </w:rPr>
      </w:pPr>
    </w:p>
    <w:p w14:paraId="6EA37341" w14:textId="77777777" w:rsidR="00303724" w:rsidDel="008E0EF9" w:rsidRDefault="00303724" w:rsidP="00303724">
      <w:pPr>
        <w:rPr>
          <w:del w:id="70" w:author="Peter Akrill" w:date="2015-08-11T12:49:00Z"/>
        </w:rPr>
      </w:pPr>
    </w:p>
    <w:p w14:paraId="53D67014" w14:textId="77777777" w:rsidR="00303724" w:rsidDel="008E0EF9" w:rsidRDefault="00303724" w:rsidP="00303724">
      <w:pPr>
        <w:rPr>
          <w:del w:id="71" w:author="Peter Akrill" w:date="2015-08-11T12:49:00Z"/>
        </w:rPr>
      </w:pPr>
    </w:p>
    <w:p w14:paraId="6335F400" w14:textId="77777777" w:rsidR="0019043F" w:rsidDel="008E0EF9" w:rsidRDefault="0019043F" w:rsidP="0019043F">
      <w:pPr>
        <w:rPr>
          <w:del w:id="72" w:author="Peter Akrill" w:date="2015-08-11T12:49:00Z"/>
        </w:rPr>
      </w:pPr>
    </w:p>
    <w:p w14:paraId="689DB8F0" w14:textId="77777777" w:rsidR="0019043F" w:rsidDel="008E0EF9" w:rsidRDefault="0019043F" w:rsidP="0019043F">
      <w:pPr>
        <w:rPr>
          <w:del w:id="73" w:author="Peter Akrill" w:date="2015-08-11T12:49:00Z"/>
          <w:rFonts w:eastAsiaTheme="majorEastAsia" w:cstheme="majorBidi"/>
        </w:rPr>
      </w:pPr>
    </w:p>
    <w:p w14:paraId="25EC2A94" w14:textId="70B6C524" w:rsidR="0028373F" w:rsidRPr="006A7798" w:rsidRDefault="008708C0" w:rsidP="00425197">
      <w:pPr>
        <w:pStyle w:val="Heading2"/>
      </w:pPr>
      <w:bookmarkStart w:id="74" w:name="_Toc457379837"/>
      <w:r>
        <w:t>Your</w:t>
      </w:r>
      <w:r w:rsidR="00130E67" w:rsidRPr="006A7798">
        <w:t xml:space="preserve"> </w:t>
      </w:r>
      <w:r w:rsidR="00411D94" w:rsidRPr="006A7798">
        <w:t>timetable</w:t>
      </w:r>
      <w:bookmarkEnd w:id="74"/>
    </w:p>
    <w:p w14:paraId="1E0ED6C1" w14:textId="77777777" w:rsidR="00217BB4" w:rsidRPr="006A7798" w:rsidRDefault="00217BB4" w:rsidP="00217BB4">
      <w:pPr>
        <w:keepNext/>
        <w:keepLines/>
        <w:spacing w:after="0" w:line="240" w:lineRule="auto"/>
      </w:pPr>
      <w:bookmarkStart w:id="75" w:name="_Toc393264664"/>
      <w:proofErr w:type="spellStart"/>
      <w:r>
        <w:t>CMISGo</w:t>
      </w:r>
      <w:proofErr w:type="spellEnd"/>
      <w:r>
        <w:t xml:space="preserve"> is the University's timetabling application which allows students to view their timetables via the timetabling application located on the homepage of the student portal.</w:t>
      </w:r>
    </w:p>
    <w:p w14:paraId="3A5168FB" w14:textId="77777777" w:rsidR="00217BB4" w:rsidRPr="006A7798" w:rsidRDefault="00217BB4" w:rsidP="00217BB4">
      <w:pPr>
        <w:keepNext/>
        <w:keepLines/>
        <w:spacing w:after="0" w:line="240" w:lineRule="auto"/>
      </w:pPr>
      <w:r>
        <w:t>For assistance on how to access and use this app follow the link below:</w:t>
      </w:r>
    </w:p>
    <w:p w14:paraId="603527DE" w14:textId="77777777" w:rsidR="00217BB4" w:rsidRDefault="00217BB4" w:rsidP="00217BB4">
      <w:pPr>
        <w:keepNext/>
        <w:keepLines/>
        <w:spacing w:after="0" w:line="240" w:lineRule="auto"/>
      </w:pPr>
    </w:p>
    <w:p w14:paraId="724762CF" w14:textId="77777777" w:rsidR="00217BB4" w:rsidRPr="006A7798" w:rsidRDefault="00537F60" w:rsidP="00217BB4">
      <w:pPr>
        <w:keepNext/>
        <w:keepLines/>
        <w:spacing w:after="0" w:line="240" w:lineRule="auto"/>
      </w:pPr>
      <w:hyperlink r:id="rId53" w:history="1">
        <w:r w:rsidR="00217BB4" w:rsidRPr="006A7798">
          <w:rPr>
            <w:rStyle w:val="Hyperlink"/>
            <w:u w:val="none"/>
          </w:rPr>
          <w:t>Timetable app assistance</w:t>
        </w:r>
      </w:hyperlink>
    </w:p>
    <w:p w14:paraId="37A6A65F" w14:textId="77777777" w:rsidR="00217BB4" w:rsidRPr="006A7798" w:rsidRDefault="00217BB4" w:rsidP="00217BB4">
      <w:pPr>
        <w:keepNext/>
        <w:keepLines/>
        <w:spacing w:after="0" w:line="240" w:lineRule="auto"/>
        <w:contextualSpacing/>
        <w:rPr>
          <w:rFonts w:cs="Arial"/>
          <w:highlight w:val="yellow"/>
        </w:rPr>
      </w:pPr>
    </w:p>
    <w:p w14:paraId="0F495811" w14:textId="77777777" w:rsidR="00217BB4" w:rsidRDefault="00217BB4" w:rsidP="00217BB4">
      <w:pPr>
        <w:pStyle w:val="Heading3"/>
      </w:pPr>
      <w:bookmarkStart w:id="76" w:name="_Toc457379230"/>
      <w:bookmarkStart w:id="77" w:name="_Toc457379838"/>
      <w:r>
        <w:t>Games Academy</w:t>
      </w:r>
      <w:bookmarkEnd w:id="76"/>
      <w:bookmarkEnd w:id="77"/>
    </w:p>
    <w:p w14:paraId="0BC43795" w14:textId="77777777" w:rsidR="00217BB4" w:rsidRDefault="00217BB4" w:rsidP="00217BB4">
      <w:r>
        <w:t xml:space="preserve">On a Wednesday afternoon we’ll be running </w:t>
      </w:r>
      <w:r w:rsidRPr="3D7F6112">
        <w:rPr>
          <w:b/>
          <w:bCs/>
        </w:rPr>
        <w:t xml:space="preserve">Games Academy. </w:t>
      </w:r>
      <w:r>
        <w:t xml:space="preserve">This is a prolonged game jam where you may be working with Artists, Animators, audio engineers and musicians. </w:t>
      </w:r>
    </w:p>
    <w:p w14:paraId="0194F379" w14:textId="77777777" w:rsidR="00217BB4" w:rsidRPr="00E732FC" w:rsidRDefault="00217BB4" w:rsidP="00217BB4">
      <w:pPr>
        <w:rPr>
          <w:ins w:id="78" w:author="Peter Akrill" w:date="2015-08-11T12:49:00Z"/>
        </w:rPr>
      </w:pPr>
      <w:r>
        <w:t xml:space="preserve">Sometimes a Games Industry professional will come in and give a guest lecture. They may also take this time to look over some of your work to critique. </w:t>
      </w:r>
    </w:p>
    <w:p w14:paraId="3B3F9A47" w14:textId="77777777" w:rsidR="008E0EF9" w:rsidRDefault="008E0EF9">
      <w:pPr>
        <w:rPr>
          <w:ins w:id="79" w:author="Peter Akrill" w:date="2015-08-11T12:49:00Z"/>
          <w:color w:val="FF0000"/>
        </w:rPr>
      </w:pPr>
      <w:ins w:id="80" w:author="Peter Akrill" w:date="2015-08-11T12:49:00Z">
        <w:r>
          <w:rPr>
            <w:color w:val="FF0000"/>
          </w:rPr>
          <w:br w:type="page"/>
        </w:r>
      </w:ins>
    </w:p>
    <w:p w14:paraId="5C367DB6" w14:textId="77777777" w:rsidR="008E0EF9" w:rsidRDefault="008E0EF9" w:rsidP="008E0EF9">
      <w:pPr>
        <w:pStyle w:val="Heading1"/>
        <w:rPr>
          <w:ins w:id="81" w:author="Peter Akrill" w:date="2015-08-11T12:49:00Z"/>
        </w:rPr>
      </w:pPr>
      <w:bookmarkStart w:id="82" w:name="_Toc457379839"/>
      <w:ins w:id="83" w:author="Peter Akrill" w:date="2015-08-11T12:49:00Z">
        <w:r>
          <w:lastRenderedPageBreak/>
          <w:t>Extra Curricula Activities</w:t>
        </w:r>
        <w:bookmarkEnd w:id="82"/>
      </w:ins>
    </w:p>
    <w:p w14:paraId="00261025" w14:textId="77777777" w:rsidR="008E0EF9" w:rsidRDefault="008E0EF9" w:rsidP="008E0EF9">
      <w:pPr>
        <w:pStyle w:val="Heading2"/>
        <w:rPr>
          <w:ins w:id="84" w:author="Peter Akrill" w:date="2015-08-11T12:49:00Z"/>
        </w:rPr>
      </w:pPr>
      <w:bookmarkStart w:id="85" w:name="_Toc457379840"/>
      <w:ins w:id="86" w:author="Peter Akrill" w:date="2015-08-11T12:49:00Z">
        <w:r>
          <w:t>Game Jams and Groups</w:t>
        </w:r>
        <w:bookmarkEnd w:id="85"/>
      </w:ins>
    </w:p>
    <w:p w14:paraId="5D8707F3" w14:textId="77777777" w:rsidR="008E0EF9" w:rsidRDefault="008E0EF9" w:rsidP="008E0EF9"/>
    <w:p w14:paraId="19259B15" w14:textId="52BB2A5A" w:rsidR="00217BB4" w:rsidRDefault="00217BB4" w:rsidP="00217BB4">
      <w:pPr>
        <w:jc w:val="center"/>
        <w:rPr>
          <w:ins w:id="87" w:author="Peter Akrill" w:date="2015-08-11T12:49:00Z"/>
        </w:rPr>
      </w:pPr>
      <w:r>
        <w:rPr>
          <w:noProof/>
          <w:lang w:eastAsia="en-GB"/>
        </w:rPr>
        <w:drawing>
          <wp:inline distT="0" distB="0" distL="0" distR="0" wp14:anchorId="7154A199" wp14:editId="56C861CB">
            <wp:extent cx="4167656" cy="3125973"/>
            <wp:effectExtent l="76200" t="76200" r="137795" b="132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umbnail_Photo 3.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97768" cy="314855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045C03E1" w14:textId="77777777" w:rsidR="008E0EF9" w:rsidRDefault="008E0EF9" w:rsidP="008E0EF9">
      <w:pPr>
        <w:rPr>
          <w:ins w:id="88" w:author="Peter Akrill" w:date="2015-08-11T12:49:00Z"/>
        </w:rPr>
      </w:pPr>
      <w:ins w:id="89" w:author="Peter Akrill" w:date="2015-08-11T12:49:00Z">
        <w:r>
          <w:t>There are a number of other events through-out the year, keep an eye out for the following events</w:t>
        </w:r>
      </w:ins>
    </w:p>
    <w:p w14:paraId="5CEEBD5C" w14:textId="77777777" w:rsidR="008E0EF9" w:rsidRPr="00B360DA" w:rsidRDefault="008E0EF9" w:rsidP="008E0EF9">
      <w:pPr>
        <w:pStyle w:val="ListParagraph"/>
        <w:numPr>
          <w:ilvl w:val="0"/>
          <w:numId w:val="25"/>
        </w:numPr>
        <w:rPr>
          <w:ins w:id="90" w:author="Peter Akrill" w:date="2015-08-11T12:49:00Z"/>
          <w:color w:val="0000FF"/>
          <w:u w:val="single"/>
        </w:rPr>
      </w:pPr>
      <w:ins w:id="91" w:author="Peter Akrill" w:date="2015-08-11T12:49:00Z">
        <w:r w:rsidRPr="06FDB27F">
          <w:fldChar w:fldCharType="begin"/>
        </w:r>
        <w:r>
          <w:instrText xml:space="preserve"> HYPERLINK "https://www.facebook.com/SouthernIndependentGamesNetwork" </w:instrText>
        </w:r>
        <w:r w:rsidRPr="06FDB27F">
          <w:fldChar w:fldCharType="separate"/>
        </w:r>
        <w:r>
          <w:rPr>
            <w:rStyle w:val="Hyperlink"/>
          </w:rPr>
          <w:t>Southampton</w:t>
        </w:r>
        <w:r w:rsidRPr="06FDB27F">
          <w:fldChar w:fldCharType="end"/>
        </w:r>
        <w:r>
          <w:rPr>
            <w:color w:val="0000FF"/>
            <w:u w:val="single"/>
          </w:rPr>
          <w:t xml:space="preserve"> Indie Game Network</w:t>
        </w:r>
      </w:ins>
    </w:p>
    <w:p w14:paraId="67028285" w14:textId="77777777" w:rsidR="008E0EF9" w:rsidRPr="0019043F" w:rsidRDefault="008E0EF9" w:rsidP="008E0EF9">
      <w:pPr>
        <w:pStyle w:val="ListParagraph"/>
        <w:numPr>
          <w:ilvl w:val="0"/>
          <w:numId w:val="25"/>
        </w:numPr>
        <w:rPr>
          <w:ins w:id="92" w:author="Peter Akrill" w:date="2015-08-11T12:49:00Z"/>
          <w:rStyle w:val="Hyperlink"/>
        </w:rPr>
      </w:pPr>
      <w:ins w:id="93" w:author="Peter Akrill" w:date="2015-08-11T12:49:00Z">
        <w:r>
          <w:fldChar w:fldCharType="begin"/>
        </w:r>
        <w:r>
          <w:instrText xml:space="preserve"> HYPERLINK "http://www.gameseden.net/" </w:instrText>
        </w:r>
        <w:r>
          <w:fldChar w:fldCharType="separate"/>
        </w:r>
        <w:r w:rsidRPr="0019043F">
          <w:rPr>
            <w:rStyle w:val="Hyperlink"/>
          </w:rPr>
          <w:t>Games Eden</w:t>
        </w:r>
      </w:ins>
    </w:p>
    <w:p w14:paraId="28BC534E" w14:textId="77777777" w:rsidR="008E0EF9" w:rsidRDefault="008E0EF9" w:rsidP="008E0EF9">
      <w:pPr>
        <w:pStyle w:val="ListParagraph"/>
        <w:numPr>
          <w:ilvl w:val="0"/>
          <w:numId w:val="25"/>
        </w:numPr>
        <w:rPr>
          <w:ins w:id="94" w:author="Peter Akrill" w:date="2015-08-11T12:49:00Z"/>
        </w:rPr>
      </w:pPr>
      <w:ins w:id="95" w:author="Peter Akrill" w:date="2015-08-11T12:49:00Z">
        <w:r>
          <w:fldChar w:fldCharType="end"/>
        </w:r>
        <w:r w:rsidRPr="06FDB27F">
          <w:fldChar w:fldCharType="begin"/>
        </w:r>
        <w:r>
          <w:instrText xml:space="preserve"> HYPERLINK "http://ludumdare.com/" </w:instrText>
        </w:r>
        <w:r w:rsidRPr="06FDB27F">
          <w:fldChar w:fldCharType="separate"/>
        </w:r>
        <w:proofErr w:type="spellStart"/>
        <w:r w:rsidRPr="0019043F">
          <w:rPr>
            <w:rStyle w:val="Hyperlink"/>
          </w:rPr>
          <w:t>Ludum</w:t>
        </w:r>
        <w:proofErr w:type="spellEnd"/>
        <w:r w:rsidRPr="0019043F">
          <w:rPr>
            <w:rStyle w:val="Hyperlink"/>
          </w:rPr>
          <w:t xml:space="preserve"> Dare (about 3 a year)</w:t>
        </w:r>
        <w:r w:rsidRPr="06FDB27F">
          <w:fldChar w:fldCharType="end"/>
        </w:r>
      </w:ins>
    </w:p>
    <w:p w14:paraId="1BFE4562" w14:textId="0B477513" w:rsidR="008E0EF9" w:rsidRDefault="008E0EF9" w:rsidP="008E0EF9">
      <w:pPr>
        <w:pStyle w:val="ListParagraph"/>
        <w:numPr>
          <w:ilvl w:val="0"/>
          <w:numId w:val="25"/>
        </w:numPr>
        <w:rPr>
          <w:ins w:id="96" w:author="Peter Akrill" w:date="2015-08-11T12:49:00Z"/>
        </w:rPr>
      </w:pPr>
      <w:ins w:id="97" w:author="Peter Akrill" w:date="2015-08-11T12:49:00Z">
        <w:r w:rsidRPr="06FDB27F">
          <w:fldChar w:fldCharType="begin"/>
        </w:r>
        <w:r>
          <w:instrText xml:space="preserve"> HYPERLINK "http://www.daretobedigital.com/" </w:instrText>
        </w:r>
        <w:r w:rsidRPr="06FDB27F">
          <w:fldChar w:fldCharType="separate"/>
        </w:r>
        <w:r w:rsidRPr="0019043F">
          <w:rPr>
            <w:rStyle w:val="Hyperlink"/>
          </w:rPr>
          <w:t>Dare 2B Dig</w:t>
        </w:r>
      </w:ins>
      <w:r w:rsidR="00726DB1">
        <w:rPr>
          <w:rStyle w:val="Hyperlink"/>
        </w:rPr>
        <w:t>i</w:t>
      </w:r>
      <w:ins w:id="98" w:author="Peter Akrill" w:date="2015-08-11T12:49:00Z">
        <w:r w:rsidRPr="0019043F">
          <w:rPr>
            <w:rStyle w:val="Hyperlink"/>
          </w:rPr>
          <w:t>tal</w:t>
        </w:r>
        <w:r w:rsidRPr="06FDB27F">
          <w:fldChar w:fldCharType="end"/>
        </w:r>
      </w:ins>
    </w:p>
    <w:p w14:paraId="248D450E" w14:textId="77777777" w:rsidR="008E0EF9" w:rsidRDefault="008E0EF9" w:rsidP="008E0EF9">
      <w:pPr>
        <w:pStyle w:val="ListParagraph"/>
        <w:numPr>
          <w:ilvl w:val="0"/>
          <w:numId w:val="25"/>
        </w:numPr>
        <w:rPr>
          <w:ins w:id="99" w:author="Peter Akrill" w:date="2015-08-11T12:49:00Z"/>
        </w:rPr>
      </w:pPr>
      <w:ins w:id="100" w:author="Peter Akrill" w:date="2015-08-11T12:49:00Z">
        <w:r w:rsidRPr="06FDB27F">
          <w:fldChar w:fldCharType="begin"/>
        </w:r>
        <w:r>
          <w:instrText xml:space="preserve"> HYPERLINK "http://gamejam.port.ac.uk/" </w:instrText>
        </w:r>
        <w:r w:rsidRPr="06FDB27F">
          <w:fldChar w:fldCharType="separate"/>
        </w:r>
        <w:r w:rsidRPr="0019043F">
          <w:rPr>
            <w:rStyle w:val="Hyperlink"/>
          </w:rPr>
          <w:t>Portsmouth Game Jam</w:t>
        </w:r>
        <w:r w:rsidRPr="06FDB27F">
          <w:fldChar w:fldCharType="end"/>
        </w:r>
      </w:ins>
    </w:p>
    <w:p w14:paraId="46F213D8" w14:textId="77777777" w:rsidR="008E0EF9" w:rsidRDefault="008E0EF9" w:rsidP="008E0EF9">
      <w:pPr>
        <w:pStyle w:val="ListParagraph"/>
        <w:numPr>
          <w:ilvl w:val="0"/>
          <w:numId w:val="25"/>
        </w:numPr>
        <w:rPr>
          <w:ins w:id="101" w:author="Peter Akrill" w:date="2015-08-11T12:49:00Z"/>
        </w:rPr>
      </w:pPr>
      <w:ins w:id="102" w:author="Peter Akrill" w:date="2015-08-11T12:49:00Z">
        <w:r w:rsidRPr="06FDB27F">
          <w:fldChar w:fldCharType="begin"/>
        </w:r>
        <w:r>
          <w:instrText xml:space="preserve"> HYPERLINK "http://www.procjam.com/" </w:instrText>
        </w:r>
        <w:r w:rsidRPr="06FDB27F">
          <w:fldChar w:fldCharType="separate"/>
        </w:r>
        <w:proofErr w:type="spellStart"/>
        <w:r w:rsidRPr="0019043F">
          <w:rPr>
            <w:rStyle w:val="Hyperlink"/>
          </w:rPr>
          <w:t>ProcJam</w:t>
        </w:r>
        <w:proofErr w:type="spellEnd"/>
        <w:r w:rsidRPr="06FDB27F">
          <w:fldChar w:fldCharType="end"/>
        </w:r>
      </w:ins>
    </w:p>
    <w:p w14:paraId="2DD27DBC" w14:textId="77777777" w:rsidR="008E0EF9" w:rsidRDefault="008E0EF9" w:rsidP="008E0EF9">
      <w:pPr>
        <w:pStyle w:val="ListParagraph"/>
        <w:numPr>
          <w:ilvl w:val="0"/>
          <w:numId w:val="25"/>
        </w:numPr>
        <w:rPr>
          <w:ins w:id="103" w:author="Peter Akrill" w:date="2015-08-11T12:49:00Z"/>
        </w:rPr>
      </w:pPr>
      <w:ins w:id="104" w:author="Peter Akrill" w:date="2015-08-11T12:49:00Z">
        <w:r w:rsidRPr="06FDB27F">
          <w:fldChar w:fldCharType="begin"/>
        </w:r>
        <w:r>
          <w:instrText xml:space="preserve"> HYPERLINK "http://www.hacksoton.com/" </w:instrText>
        </w:r>
        <w:r w:rsidRPr="06FDB27F">
          <w:fldChar w:fldCharType="separate"/>
        </w:r>
        <w:proofErr w:type="spellStart"/>
        <w:r>
          <w:rPr>
            <w:rStyle w:val="Hyperlink"/>
          </w:rPr>
          <w:t>HackSoton</w:t>
        </w:r>
        <w:proofErr w:type="spellEnd"/>
        <w:r w:rsidRPr="06FDB27F">
          <w:fldChar w:fldCharType="end"/>
        </w:r>
        <w:r>
          <w:t xml:space="preserve"> </w:t>
        </w:r>
      </w:ins>
    </w:p>
    <w:p w14:paraId="2EC1A243" w14:textId="77777777" w:rsidR="008E0EF9" w:rsidRDefault="008E0EF9" w:rsidP="008E0EF9">
      <w:pPr>
        <w:pStyle w:val="ListParagraph"/>
        <w:numPr>
          <w:ilvl w:val="0"/>
          <w:numId w:val="25"/>
        </w:numPr>
        <w:rPr>
          <w:ins w:id="105" w:author="Peter Akrill" w:date="2015-08-11T12:49:00Z"/>
        </w:rPr>
      </w:pPr>
      <w:ins w:id="106" w:author="Peter Akrill" w:date="2015-08-11T12:49:00Z">
        <w:r>
          <w:t>Smaller Game Jams that are hosted by us</w:t>
        </w:r>
      </w:ins>
    </w:p>
    <w:p w14:paraId="6F9B3030" w14:textId="77777777" w:rsidR="008E0EF9" w:rsidRDefault="008E0EF9" w:rsidP="008E0EF9">
      <w:pPr>
        <w:rPr>
          <w:ins w:id="107" w:author="Peter Akrill" w:date="2015-08-11T12:49:00Z"/>
        </w:rPr>
      </w:pPr>
    </w:p>
    <w:p w14:paraId="125EAC21" w14:textId="30629E61" w:rsidR="008E0EF9" w:rsidRDefault="00726DB1" w:rsidP="008E0EF9">
      <w:pPr>
        <w:pStyle w:val="Heading2"/>
        <w:rPr>
          <w:ins w:id="108" w:author="Peter Akrill" w:date="2015-08-11T12:49:00Z"/>
        </w:rPr>
      </w:pPr>
      <w:bookmarkStart w:id="109" w:name="_Toc457379841"/>
      <w:r>
        <w:t>Professional</w:t>
      </w:r>
      <w:ins w:id="110" w:author="Peter Akrill" w:date="2015-08-11T12:49:00Z">
        <w:r w:rsidR="008E0EF9">
          <w:t xml:space="preserve"> Groups around Southampton</w:t>
        </w:r>
        <w:bookmarkEnd w:id="109"/>
        <w:r w:rsidR="008E0EF9">
          <w:t xml:space="preserve"> </w:t>
        </w:r>
      </w:ins>
    </w:p>
    <w:p w14:paraId="34BF73C3" w14:textId="77777777" w:rsidR="008E0EF9" w:rsidRDefault="008E0EF9" w:rsidP="008E0EF9">
      <w:pPr>
        <w:rPr>
          <w:ins w:id="111" w:author="Peter Akrill" w:date="2015-08-11T12:49:00Z"/>
        </w:rPr>
      </w:pPr>
      <w:ins w:id="112" w:author="Peter Akrill" w:date="2015-08-11T12:49:00Z">
        <w:r>
          <w:t>Please remember, these are professional gathering so be respectful to those around</w:t>
        </w:r>
      </w:ins>
    </w:p>
    <w:p w14:paraId="55F288D4" w14:textId="77777777" w:rsidR="008E0EF9" w:rsidRDefault="008E0EF9">
      <w:pPr>
        <w:pStyle w:val="ListParagraph"/>
        <w:numPr>
          <w:ilvl w:val="0"/>
          <w:numId w:val="26"/>
        </w:numPr>
        <w:rPr>
          <w:ins w:id="113" w:author="Peter Akrill" w:date="2015-08-11T12:49:00Z"/>
        </w:rPr>
        <w:pPrChange w:id="114" w:author="Peter Akrill" w:date="2015-08-11T12:51:00Z">
          <w:pPr/>
        </w:pPrChange>
      </w:pPr>
      <w:ins w:id="115" w:author="Peter Akrill" w:date="2015-08-11T12:49:00Z">
        <w:r w:rsidRPr="06FDB27F">
          <w:fldChar w:fldCharType="begin"/>
        </w:r>
        <w:r>
          <w:instrText xml:space="preserve"> HYPERLINK "http://www.meetup.com/DeveloperSouthCoast/" </w:instrText>
        </w:r>
        <w:r w:rsidRPr="06FDB27F">
          <w:fldChar w:fldCharType="separate"/>
        </w:r>
        <w:r>
          <w:rPr>
            <w:rStyle w:val="Hyperlink"/>
          </w:rPr>
          <w:t>Developer South Coast</w:t>
        </w:r>
        <w:r w:rsidRPr="06FDB27F">
          <w:fldChar w:fldCharType="end"/>
        </w:r>
      </w:ins>
    </w:p>
    <w:p w14:paraId="75BCCF06" w14:textId="77777777" w:rsidR="008E0EF9" w:rsidRDefault="008E0EF9">
      <w:pPr>
        <w:pStyle w:val="ListParagraph"/>
        <w:numPr>
          <w:ilvl w:val="0"/>
          <w:numId w:val="26"/>
        </w:numPr>
        <w:rPr>
          <w:ins w:id="116" w:author="Peter Akrill" w:date="2015-08-11T12:49:00Z"/>
        </w:rPr>
        <w:pPrChange w:id="117" w:author="Peter Akrill" w:date="2015-08-11T12:51:00Z">
          <w:pPr/>
        </w:pPrChange>
      </w:pPr>
      <w:ins w:id="118" w:author="Peter Akrill" w:date="2015-08-11T12:49:00Z">
        <w:r w:rsidRPr="06FDB27F">
          <w:fldChar w:fldCharType="begin"/>
        </w:r>
        <w:r>
          <w:instrText xml:space="preserve"> HYPERLINK </w:instrText>
        </w:r>
        <w:r w:rsidRPr="06FDB27F">
          <w:fldChar w:fldCharType="separate"/>
        </w:r>
        <w:r w:rsidRPr="00DC4B50">
          <w:rPr>
            <w:rStyle w:val="Hyperlink"/>
          </w:rPr>
          <w:t>Southampton Makers Space</w:t>
        </w:r>
        <w:r w:rsidRPr="06FDB27F">
          <w:fldChar w:fldCharType="end"/>
        </w:r>
      </w:ins>
    </w:p>
    <w:p w14:paraId="0985D6C2" w14:textId="77777777" w:rsidR="008E0EF9" w:rsidRDefault="008E0EF9">
      <w:pPr>
        <w:pStyle w:val="ListParagraph"/>
        <w:numPr>
          <w:ilvl w:val="0"/>
          <w:numId w:val="26"/>
        </w:numPr>
        <w:rPr>
          <w:ins w:id="119" w:author="Peter Akrill" w:date="2015-08-11T12:49:00Z"/>
        </w:rPr>
        <w:pPrChange w:id="120" w:author="Peter Akrill" w:date="2015-08-11T12:51:00Z">
          <w:pPr/>
        </w:pPrChange>
      </w:pPr>
      <w:ins w:id="121" w:author="Peter Akrill" w:date="2015-08-11T12:49:00Z">
        <w:r>
          <w:t xml:space="preserve">Southampton Game </w:t>
        </w:r>
        <w:proofErr w:type="spellStart"/>
        <w:r>
          <w:t>Devs</w:t>
        </w:r>
        <w:proofErr w:type="spellEnd"/>
      </w:ins>
    </w:p>
    <w:p w14:paraId="37CFDC0E" w14:textId="605C8249" w:rsidR="00BF1E43" w:rsidRPr="006A7798" w:rsidRDefault="00BF1E43" w:rsidP="00B45A81">
      <w:pPr>
        <w:spacing w:after="0" w:line="240" w:lineRule="auto"/>
        <w:rPr>
          <w:rFonts w:eastAsiaTheme="majorEastAsia" w:cstheme="majorBidi"/>
          <w:b/>
          <w:bCs/>
          <w:color w:val="FF0000"/>
        </w:rPr>
      </w:pPr>
    </w:p>
    <w:p w14:paraId="586085F8" w14:textId="77777777" w:rsidR="003B5D59" w:rsidRPr="006A7798" w:rsidRDefault="00047B49" w:rsidP="008E0EF9">
      <w:pPr>
        <w:pStyle w:val="Heading1"/>
      </w:pPr>
      <w:bookmarkStart w:id="122" w:name="_Toc457379842"/>
      <w:bookmarkEnd w:id="75"/>
      <w:r w:rsidRPr="006A7798">
        <w:lastRenderedPageBreak/>
        <w:t>YO</w:t>
      </w:r>
      <w:r w:rsidR="00E63F03">
        <w:t>UR COURSE</w:t>
      </w:r>
      <w:bookmarkEnd w:id="122"/>
    </w:p>
    <w:p w14:paraId="1D03E900" w14:textId="77777777" w:rsidR="00B45A81" w:rsidDel="00E47681" w:rsidRDefault="00B45A81" w:rsidP="008E0EF9">
      <w:pPr>
        <w:pStyle w:val="Heading2"/>
        <w:rPr>
          <w:del w:id="123" w:author="Peter Akrill" w:date="2015-08-11T12:51:00Z"/>
        </w:rPr>
      </w:pPr>
    </w:p>
    <w:p w14:paraId="0C5592FE" w14:textId="77777777" w:rsidR="00135649" w:rsidRPr="006A7798" w:rsidDel="00E47681" w:rsidRDefault="00130E67" w:rsidP="008E0EF9">
      <w:pPr>
        <w:pStyle w:val="Heading2"/>
        <w:rPr>
          <w:del w:id="124" w:author="Peter Akrill" w:date="2015-08-11T12:52:00Z"/>
        </w:rPr>
      </w:pPr>
      <w:del w:id="125" w:author="Peter Akrill" w:date="2015-08-11T12:52:00Z">
        <w:r w:rsidRPr="006A7798" w:rsidDel="00E47681">
          <w:delText>P</w:delText>
        </w:r>
        <w:r w:rsidR="00135649" w:rsidRPr="006A7798" w:rsidDel="00E47681">
          <w:delText>rogramme specification</w:delText>
        </w:r>
      </w:del>
    </w:p>
    <w:p w14:paraId="7ACE34C5" w14:textId="77777777" w:rsidR="005E610B" w:rsidDel="00E47681" w:rsidRDefault="005E610B" w:rsidP="00B45A81">
      <w:pPr>
        <w:spacing w:after="0" w:line="240" w:lineRule="auto"/>
        <w:rPr>
          <w:del w:id="126" w:author="Peter Akrill" w:date="2015-08-11T12:51:00Z"/>
          <w:rFonts w:cs="Arial"/>
        </w:rPr>
      </w:pPr>
    </w:p>
    <w:p w14:paraId="4C8E0354" w14:textId="77777777" w:rsidR="00130E67" w:rsidDel="00E47681" w:rsidRDefault="008708C0" w:rsidP="00B45A81">
      <w:pPr>
        <w:spacing w:after="0" w:line="240" w:lineRule="auto"/>
        <w:rPr>
          <w:del w:id="127" w:author="Peter Akrill" w:date="2015-08-11T12:52:00Z"/>
          <w:rFonts w:cs="Arial"/>
        </w:rPr>
      </w:pPr>
      <w:del w:id="128" w:author="Peter Akrill" w:date="2015-08-11T12:52:00Z">
        <w:r w:rsidDel="00E47681">
          <w:rPr>
            <w:rFonts w:cs="Arial"/>
          </w:rPr>
          <w:delText>The programme specification is the definitive record of your Course, which is approved by the University and can only be amende</w:delText>
        </w:r>
        <w:r w:rsidR="00257C8A" w:rsidDel="00E47681">
          <w:rPr>
            <w:rFonts w:cs="Arial"/>
          </w:rPr>
          <w:delText xml:space="preserve">d by following strict processes. The </w:delText>
        </w:r>
        <w:r w:rsidR="00BF1E43" w:rsidRPr="006A7798" w:rsidDel="00E47681">
          <w:rPr>
            <w:rFonts w:cs="Arial"/>
          </w:rPr>
          <w:delText>full document can be found in Appendix 1.</w:delText>
        </w:r>
      </w:del>
    </w:p>
    <w:p w14:paraId="534F78A0" w14:textId="77777777" w:rsidR="00B45A81" w:rsidRPr="006A7798" w:rsidDel="00E47681" w:rsidRDefault="00B45A81" w:rsidP="00B45A81">
      <w:pPr>
        <w:spacing w:after="0" w:line="240" w:lineRule="auto"/>
        <w:rPr>
          <w:del w:id="129" w:author="Peter Akrill" w:date="2015-08-11T12:52:00Z"/>
          <w:rFonts w:cs="Arial"/>
        </w:rPr>
      </w:pPr>
    </w:p>
    <w:p w14:paraId="017B8D72" w14:textId="77777777" w:rsidR="00EE3795" w:rsidRDefault="00EE3795" w:rsidP="008E0EF9">
      <w:pPr>
        <w:pStyle w:val="Heading2"/>
      </w:pPr>
      <w:bookmarkStart w:id="130" w:name="_Toc457379843"/>
      <w:r w:rsidRPr="006A7798">
        <w:t>Course Structure</w:t>
      </w:r>
      <w:bookmarkEnd w:id="130"/>
    </w:p>
    <w:p w14:paraId="4C9D9907" w14:textId="77777777" w:rsidR="00EE3795" w:rsidRDefault="00EE3795" w:rsidP="00EE3795">
      <w:pPr>
        <w:spacing w:after="0" w:line="240" w:lineRule="auto"/>
      </w:pPr>
    </w:p>
    <w:p w14:paraId="4C687967" w14:textId="77777777" w:rsidR="00E47681" w:rsidRDefault="00EE3795">
      <w:pPr>
        <w:spacing w:after="200"/>
        <w:rPr>
          <w:ins w:id="131" w:author="Peter Akrill" w:date="2015-08-11T12:52:00Z"/>
        </w:rPr>
        <w:pPrChange w:id="132" w:author="Peter Akrill" w:date="2015-08-11T12:52:00Z">
          <w:pPr>
            <w:spacing w:after="0" w:line="240" w:lineRule="auto"/>
          </w:pPr>
        </w:pPrChange>
      </w:pPr>
      <w:r>
        <w:t xml:space="preserve">You’ll find we have a lot of different units on the course, each unit is linked. Something you learn in one unit we expect to be applied in another without us </w:t>
      </w:r>
      <w:ins w:id="133" w:author="Peter Akrill" w:date="2015-08-11T12:52:00Z">
        <w:r w:rsidR="00E47681">
          <w:t xml:space="preserve">needing to </w:t>
        </w:r>
      </w:ins>
      <w:del w:id="134" w:author="Peter Akrill" w:date="2015-08-11T12:52:00Z">
        <w:r w:rsidDel="00E47681">
          <w:delText xml:space="preserve">telling </w:delText>
        </w:r>
      </w:del>
      <w:ins w:id="135" w:author="Peter Akrill" w:date="2015-08-11T12:52:00Z">
        <w:r w:rsidR="00E47681">
          <w:t xml:space="preserve">tell </w:t>
        </w:r>
      </w:ins>
      <w:r>
        <w:t>you.</w:t>
      </w:r>
    </w:p>
    <w:p w14:paraId="50CD4E9D" w14:textId="77777777" w:rsidR="00EE3795" w:rsidDel="00E47681" w:rsidRDefault="00EE3795">
      <w:pPr>
        <w:spacing w:after="200"/>
        <w:rPr>
          <w:del w:id="136" w:author="Peter Akrill" w:date="2015-08-11T12:52:00Z"/>
        </w:rPr>
        <w:pPrChange w:id="137" w:author="Peter Akrill" w:date="2015-08-11T12:52:00Z">
          <w:pPr>
            <w:spacing w:after="0" w:line="240" w:lineRule="auto"/>
          </w:pPr>
        </w:pPrChange>
      </w:pPr>
      <w:del w:id="138" w:author="Peter Akrill" w:date="2015-08-11T12:52:00Z">
        <w:r w:rsidDel="00E47681">
          <w:delText xml:space="preserve"> </w:delText>
        </w:r>
      </w:del>
      <w:r>
        <w:t xml:space="preserve">However we do have a few columns of education. These columns are shown in the diagram below. </w:t>
      </w:r>
    </w:p>
    <w:p w14:paraId="16065A4F" w14:textId="77777777" w:rsidR="00EE3795" w:rsidRDefault="00EE3795">
      <w:pPr>
        <w:spacing w:after="200"/>
        <w:pPrChange w:id="139" w:author="Peter Akrill" w:date="2015-08-11T12:52:00Z">
          <w:pPr>
            <w:spacing w:after="0" w:line="240" w:lineRule="auto"/>
          </w:pPr>
        </w:pPrChange>
      </w:pPr>
    </w:p>
    <w:p w14:paraId="7FB241A4" w14:textId="77777777" w:rsidR="00EE3795" w:rsidDel="00E47681" w:rsidRDefault="00EE3795">
      <w:pPr>
        <w:spacing w:after="200"/>
        <w:rPr>
          <w:del w:id="140" w:author="Peter Akrill" w:date="2015-08-11T12:52:00Z"/>
        </w:rPr>
        <w:pPrChange w:id="141" w:author="Peter Akrill" w:date="2015-08-11T12:52:00Z">
          <w:pPr>
            <w:spacing w:after="0" w:line="240" w:lineRule="auto"/>
          </w:pPr>
        </w:pPrChange>
      </w:pPr>
      <w:r>
        <w:t>Failing to understand the concepts early on can create very unstable foundations for the rest of the course, I suggest you pay attention.</w:t>
      </w:r>
    </w:p>
    <w:p w14:paraId="3AACD857" w14:textId="77777777" w:rsidR="00236167" w:rsidRDefault="00236167">
      <w:pPr>
        <w:spacing w:after="200"/>
        <w:pPrChange w:id="142" w:author="Peter Akrill" w:date="2015-08-11T12:52:00Z">
          <w:pPr>
            <w:spacing w:after="0" w:line="240" w:lineRule="auto"/>
          </w:pPr>
        </w:pPrChange>
      </w:pPr>
    </w:p>
    <w:p w14:paraId="72A44A2D" w14:textId="77777777" w:rsidR="00236167" w:rsidRDefault="00984B37">
      <w:pPr>
        <w:spacing w:after="200"/>
        <w:pPrChange w:id="143" w:author="Peter Akrill" w:date="2015-08-11T12:52:00Z">
          <w:pPr>
            <w:spacing w:after="0" w:line="240" w:lineRule="auto"/>
          </w:pPr>
        </w:pPrChange>
      </w:pPr>
      <w:r>
        <w:rPr>
          <w:noProof/>
          <w:lang w:eastAsia="en-GB"/>
        </w:rPr>
        <w:drawing>
          <wp:inline distT="0" distB="0" distL="0" distR="0" wp14:anchorId="56ED5A41" wp14:editId="07777777">
            <wp:extent cx="5734050" cy="2105025"/>
            <wp:effectExtent l="0" t="0" r="0" b="0"/>
            <wp:docPr id="19" name="Picture 19" descr="U:\Indie.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ndie.fw.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105025"/>
                    </a:xfrm>
                    <a:prstGeom prst="rect">
                      <a:avLst/>
                    </a:prstGeom>
                    <a:noFill/>
                    <a:ln>
                      <a:noFill/>
                    </a:ln>
                  </pic:spPr>
                </pic:pic>
              </a:graphicData>
            </a:graphic>
          </wp:inline>
        </w:drawing>
      </w:r>
    </w:p>
    <w:p w14:paraId="03E57509" w14:textId="77777777" w:rsidR="00EE3795" w:rsidDel="00E47681" w:rsidRDefault="00EE3795">
      <w:pPr>
        <w:pStyle w:val="Heading5"/>
        <w:rPr>
          <w:del w:id="144" w:author="Peter Akrill" w:date="2015-08-11T12:52:00Z"/>
        </w:rPr>
        <w:pPrChange w:id="145" w:author="Peter Akrill" w:date="2015-08-11T12:52:00Z">
          <w:pPr>
            <w:spacing w:after="0" w:line="240" w:lineRule="auto"/>
          </w:pPr>
        </w:pPrChange>
      </w:pPr>
    </w:p>
    <w:p w14:paraId="45E71FF3" w14:textId="77777777" w:rsidR="00EE3795" w:rsidRDefault="00236167">
      <w:pPr>
        <w:pStyle w:val="Heading5"/>
        <w:pPrChange w:id="146" w:author="Peter Akrill" w:date="2015-08-11T12:52:00Z">
          <w:pPr>
            <w:spacing w:after="0" w:line="240" w:lineRule="auto"/>
          </w:pPr>
        </w:pPrChange>
      </w:pPr>
      <w:r>
        <w:t>Level 4 (First Year)</w:t>
      </w:r>
    </w:p>
    <w:p w14:paraId="37D82AB2" w14:textId="77777777" w:rsidR="00EE3795" w:rsidRDefault="00EE3795">
      <w:pPr>
        <w:spacing w:after="200"/>
        <w:pPrChange w:id="147" w:author="Peter Akrill" w:date="2015-08-11T12:52:00Z">
          <w:pPr>
            <w:spacing w:after="0" w:line="240" w:lineRule="auto"/>
          </w:pPr>
        </w:pPrChange>
      </w:pPr>
      <w:r>
        <w:t xml:space="preserve">This year is all about foundations, </w:t>
      </w:r>
      <w:r w:rsidR="009B01D7">
        <w:t>this</w:t>
      </w:r>
      <w:r>
        <w:t xml:space="preserve"> is setting you up with all the skills you need to build upon. We push you hard here so that you have the foundations. Believe it or not, but you learn all the programming syntax you’ll ever need in this year.</w:t>
      </w:r>
    </w:p>
    <w:p w14:paraId="3EA8AEF2" w14:textId="77777777" w:rsidR="00EE3795" w:rsidDel="00E47681" w:rsidRDefault="00EE3795">
      <w:pPr>
        <w:spacing w:after="200"/>
        <w:rPr>
          <w:del w:id="148" w:author="Peter Akrill" w:date="2015-08-11T12:52:00Z"/>
        </w:rPr>
        <w:pPrChange w:id="149" w:author="Peter Akrill" w:date="2015-08-11T12:52:00Z">
          <w:pPr>
            <w:spacing w:after="0" w:line="240" w:lineRule="auto"/>
          </w:pPr>
        </w:pPrChange>
      </w:pPr>
    </w:p>
    <w:p w14:paraId="21ABA518" w14:textId="77777777" w:rsidR="00EE3795" w:rsidRDefault="00236167">
      <w:pPr>
        <w:pStyle w:val="Heading5"/>
        <w:pPrChange w:id="150" w:author="Peter Akrill" w:date="2015-08-11T12:52:00Z">
          <w:pPr>
            <w:spacing w:after="0" w:line="240" w:lineRule="auto"/>
          </w:pPr>
        </w:pPrChange>
      </w:pPr>
      <w:r>
        <w:t>Level 5 (Second Year)</w:t>
      </w:r>
    </w:p>
    <w:p w14:paraId="0914E944" w14:textId="77777777" w:rsidR="009B01D7" w:rsidRDefault="00EE3795">
      <w:pPr>
        <w:spacing w:after="200"/>
        <w:pPrChange w:id="151" w:author="Peter Akrill" w:date="2015-08-11T12:52:00Z">
          <w:pPr>
            <w:spacing w:after="0" w:line="240" w:lineRule="auto"/>
          </w:pPr>
        </w:pPrChange>
      </w:pPr>
      <w:r>
        <w:t>So you’ve got the fundamentals, now you need to use them, explore,</w:t>
      </w:r>
      <w:r w:rsidR="009B01D7">
        <w:t xml:space="preserve"> you’ll break many things, but you’ll learn a lot whilst doing it. We’ll teach you some new tools where you can use your skillsets, but your own self-motivation is required. </w:t>
      </w:r>
      <w:r w:rsidR="0031029C">
        <w:t>You should really be thinking about your companies and plans for the future around here.</w:t>
      </w:r>
    </w:p>
    <w:p w14:paraId="772A8850" w14:textId="77777777" w:rsidR="0031029C" w:rsidDel="00E47681" w:rsidRDefault="0031029C" w:rsidP="0031029C">
      <w:pPr>
        <w:rPr>
          <w:del w:id="152" w:author="Peter Akrill" w:date="2015-08-11T12:52:00Z"/>
        </w:rPr>
      </w:pPr>
    </w:p>
    <w:p w14:paraId="7ABB626A" w14:textId="77777777" w:rsidR="009B01D7" w:rsidRDefault="009B01D7">
      <w:pPr>
        <w:spacing w:after="200"/>
        <w:pPrChange w:id="153" w:author="Peter Akrill" w:date="2015-08-11T12:52:00Z">
          <w:pPr>
            <w:spacing w:after="0" w:line="240" w:lineRule="auto"/>
          </w:pPr>
        </w:pPrChange>
      </w:pPr>
      <w:r>
        <w:t>This year counts towards 30% of your final grade</w:t>
      </w:r>
    </w:p>
    <w:p w14:paraId="0EFF4BD0" w14:textId="77777777" w:rsidR="009B01D7" w:rsidDel="00E47681" w:rsidRDefault="009B01D7">
      <w:pPr>
        <w:spacing w:after="200"/>
        <w:rPr>
          <w:del w:id="154" w:author="Peter Akrill" w:date="2015-08-11T12:52:00Z"/>
        </w:rPr>
        <w:pPrChange w:id="155" w:author="Peter Akrill" w:date="2015-08-11T12:52:00Z">
          <w:pPr>
            <w:spacing w:after="0" w:line="240" w:lineRule="auto"/>
          </w:pPr>
        </w:pPrChange>
      </w:pPr>
    </w:p>
    <w:p w14:paraId="6656ED03" w14:textId="77777777" w:rsidR="009B01D7" w:rsidRDefault="009B01D7">
      <w:pPr>
        <w:pStyle w:val="Heading5"/>
        <w:rPr>
          <w:ins w:id="156" w:author="Peter Akrill" w:date="2015-08-11T12:53:00Z"/>
        </w:rPr>
        <w:pPrChange w:id="157" w:author="Peter Akrill" w:date="2015-08-11T12:52:00Z">
          <w:pPr>
            <w:spacing w:after="0" w:line="240" w:lineRule="auto"/>
          </w:pPr>
        </w:pPrChange>
      </w:pPr>
      <w:r>
        <w:t>Placement Year (Optional)</w:t>
      </w:r>
    </w:p>
    <w:p w14:paraId="79B82156" w14:textId="77777777" w:rsidR="00E47681" w:rsidRPr="00B51DB2" w:rsidDel="00E47681" w:rsidRDefault="00E47681">
      <w:pPr>
        <w:pStyle w:val="Heading5"/>
        <w:rPr>
          <w:del w:id="158" w:author="Peter Akrill" w:date="2015-08-11T12:53:00Z"/>
        </w:rPr>
        <w:pPrChange w:id="159" w:author="Peter Akrill" w:date="2015-08-11T12:53:00Z">
          <w:pPr>
            <w:spacing w:after="0" w:line="240" w:lineRule="auto"/>
          </w:pPr>
        </w:pPrChange>
      </w:pPr>
    </w:p>
    <w:p w14:paraId="6F3D2257" w14:textId="77777777" w:rsidR="009B01D7" w:rsidDel="00E47681" w:rsidRDefault="009B01D7">
      <w:pPr>
        <w:pStyle w:val="Heading5"/>
        <w:rPr>
          <w:del w:id="160" w:author="Peter Akrill" w:date="2015-08-11T12:52:00Z"/>
        </w:rPr>
        <w:pPrChange w:id="161" w:author="Peter Akrill" w:date="2015-08-11T12:53:00Z">
          <w:pPr>
            <w:spacing w:after="0" w:line="240" w:lineRule="auto"/>
          </w:pPr>
        </w:pPrChange>
      </w:pPr>
    </w:p>
    <w:p w14:paraId="74DEE03C" w14:textId="77777777" w:rsidR="009B01D7" w:rsidRDefault="00236167">
      <w:pPr>
        <w:pStyle w:val="Heading5"/>
        <w:pPrChange w:id="162" w:author="Peter Akrill" w:date="2015-08-11T12:53:00Z">
          <w:pPr>
            <w:spacing w:after="0" w:line="240" w:lineRule="auto"/>
          </w:pPr>
        </w:pPrChange>
      </w:pPr>
      <w:r>
        <w:t>Level 6 (Third or Fourth Year)</w:t>
      </w:r>
    </w:p>
    <w:p w14:paraId="0CCC4229" w14:textId="77777777" w:rsidR="009B01D7" w:rsidRDefault="009B01D7">
      <w:pPr>
        <w:spacing w:after="200"/>
        <w:pPrChange w:id="163" w:author="Peter Akrill" w:date="2015-08-11T12:53:00Z">
          <w:pPr>
            <w:spacing w:after="0" w:line="240" w:lineRule="auto"/>
          </w:pPr>
        </w:pPrChange>
      </w:pPr>
      <w:r>
        <w:t>Well now it gets hard, you’ve survived the previous two years</w:t>
      </w:r>
      <w:r w:rsidR="00FA708D">
        <w:t xml:space="preserve">. You’re choosing your speciality now. </w:t>
      </w:r>
    </w:p>
    <w:p w14:paraId="1BFC41AF" w14:textId="60D3B0B2" w:rsidR="00FA708D" w:rsidDel="00E47681" w:rsidRDefault="00FA708D">
      <w:pPr>
        <w:spacing w:after="200"/>
        <w:rPr>
          <w:del w:id="164" w:author="Peter Akrill" w:date="2015-08-11T12:53:00Z"/>
        </w:rPr>
        <w:pPrChange w:id="165" w:author="Peter Akrill" w:date="2015-08-11T12:53:00Z">
          <w:pPr>
            <w:spacing w:after="0" w:line="240" w:lineRule="auto"/>
          </w:pPr>
        </w:pPrChange>
      </w:pPr>
      <w:r>
        <w:t>You get two choose two options to cho</w:t>
      </w:r>
      <w:r w:rsidR="00425197">
        <w:t>o</w:t>
      </w:r>
      <w:r>
        <w:t>se and come up with a final year project of your own choosing.</w:t>
      </w:r>
    </w:p>
    <w:p w14:paraId="71AB85EE" w14:textId="77777777" w:rsidR="00FA708D" w:rsidRDefault="00FA708D">
      <w:pPr>
        <w:spacing w:after="200"/>
        <w:pPrChange w:id="166" w:author="Peter Akrill" w:date="2015-08-11T12:52:00Z">
          <w:pPr>
            <w:spacing w:after="0" w:line="240" w:lineRule="auto"/>
          </w:pPr>
        </w:pPrChange>
      </w:pPr>
    </w:p>
    <w:p w14:paraId="6161411D" w14:textId="77777777" w:rsidR="00FA708D" w:rsidRDefault="00FA708D">
      <w:pPr>
        <w:spacing w:after="200"/>
        <w:pPrChange w:id="167" w:author="Peter Akrill" w:date="2015-08-11T12:52:00Z">
          <w:pPr>
            <w:spacing w:after="0" w:line="240" w:lineRule="auto"/>
          </w:pPr>
        </w:pPrChange>
      </w:pPr>
      <w:r>
        <w:t>This counts towards 70% of your final degree grade</w:t>
      </w:r>
    </w:p>
    <w:p w14:paraId="2B410368" w14:textId="77777777" w:rsidR="00EE3795" w:rsidRPr="00EE3795" w:rsidDel="00E47681" w:rsidRDefault="00EE3795" w:rsidP="00EE3795">
      <w:pPr>
        <w:spacing w:after="0" w:line="240" w:lineRule="auto"/>
        <w:rPr>
          <w:del w:id="168" w:author="Peter Akrill" w:date="2015-08-11T12:53:00Z"/>
        </w:rPr>
      </w:pPr>
    </w:p>
    <w:p w14:paraId="25B72BE5" w14:textId="77777777" w:rsidR="00EE3795" w:rsidDel="00E47681" w:rsidRDefault="00EE3795" w:rsidP="008E0EF9">
      <w:pPr>
        <w:pStyle w:val="Heading2"/>
        <w:rPr>
          <w:del w:id="169" w:author="Peter Akrill" w:date="2015-08-11T12:53:00Z"/>
        </w:rPr>
      </w:pPr>
    </w:p>
    <w:p w14:paraId="2BFB7DE8" w14:textId="77777777" w:rsidR="00EE3795" w:rsidDel="00E47681" w:rsidRDefault="00EE3795" w:rsidP="008E0EF9">
      <w:pPr>
        <w:pStyle w:val="Heading2"/>
        <w:rPr>
          <w:del w:id="170" w:author="Peter Akrill" w:date="2015-08-11T12:53:00Z"/>
        </w:rPr>
      </w:pPr>
    </w:p>
    <w:p w14:paraId="3FEAD45C" w14:textId="77777777" w:rsidR="00236167" w:rsidDel="00E47681" w:rsidRDefault="00236167">
      <w:pPr>
        <w:rPr>
          <w:del w:id="171" w:author="Peter Akrill" w:date="2015-08-11T12:53:00Z"/>
          <w:rFonts w:eastAsiaTheme="majorEastAsia" w:cstheme="majorBidi"/>
          <w:b/>
          <w:bCs/>
          <w:u w:val="single"/>
        </w:rPr>
      </w:pPr>
      <w:del w:id="172" w:author="Peter Akrill" w:date="2015-08-11T12:53:00Z">
        <w:r w:rsidDel="00E47681">
          <w:rPr>
            <w:u w:val="single"/>
          </w:rPr>
          <w:br w:type="page"/>
        </w:r>
      </w:del>
    </w:p>
    <w:p w14:paraId="5AACEF87" w14:textId="77777777" w:rsidR="000B09FE" w:rsidRDefault="00B06862" w:rsidP="008E0EF9">
      <w:pPr>
        <w:pStyle w:val="Heading2"/>
      </w:pPr>
      <w:bookmarkStart w:id="173" w:name="_Toc457379844"/>
      <w:r>
        <w:t>Units on the Course</w:t>
      </w:r>
      <w:bookmarkEnd w:id="173"/>
    </w:p>
    <w:p w14:paraId="4F70420D" w14:textId="77777777" w:rsidR="00257C8A" w:rsidRDefault="00EE3795" w:rsidP="00B45A81">
      <w:pPr>
        <w:spacing w:after="0" w:line="240" w:lineRule="auto"/>
        <w:rPr>
          <w:rFonts w:cs="Arial"/>
        </w:rPr>
      </w:pPr>
      <w:r>
        <w:rPr>
          <w:rFonts w:cs="Arial"/>
        </w:rPr>
        <w:t>Below you’ll find a short description of what you’ll learn on each of the units on the course.</w:t>
      </w:r>
    </w:p>
    <w:p w14:paraId="513DCC6D" w14:textId="77777777" w:rsidR="00C92C17" w:rsidRDefault="00C92C17" w:rsidP="00B45A81">
      <w:pPr>
        <w:spacing w:after="0" w:line="240" w:lineRule="auto"/>
        <w:rPr>
          <w:rFonts w:cs="Arial"/>
        </w:rPr>
      </w:pPr>
    </w:p>
    <w:p w14:paraId="45768666" w14:textId="77777777" w:rsidR="00C92C17" w:rsidRDefault="00C92C17">
      <w:pPr>
        <w:pStyle w:val="Heading3"/>
        <w:pPrChange w:id="174" w:author="Peter Akrill" w:date="2015-08-11T12:53:00Z">
          <w:pPr>
            <w:pStyle w:val="Heading4"/>
          </w:pPr>
        </w:pPrChange>
      </w:pPr>
      <w:bookmarkStart w:id="175" w:name="_Toc457379845"/>
      <w:r>
        <w:t>First Year</w:t>
      </w:r>
      <w:bookmarkEnd w:id="175"/>
    </w:p>
    <w:p w14:paraId="6134E4B4" w14:textId="7804E4D0" w:rsidR="00C92C17" w:rsidRDefault="00425197">
      <w:pPr>
        <w:pStyle w:val="Heading4"/>
        <w:pPrChange w:id="176" w:author="Peter Akrill" w:date="2015-08-11T12:53:00Z">
          <w:pPr>
            <w:pStyle w:val="NormalWeb"/>
            <w:spacing w:before="0" w:beforeAutospacing="0" w:after="0" w:afterAutospacing="0"/>
          </w:pPr>
        </w:pPrChange>
      </w:pPr>
      <w:r>
        <w:rPr>
          <w:shd w:val="clear" w:color="auto" w:fill="FFFFFF"/>
        </w:rPr>
        <w:t>Programming Fundamentals</w:t>
      </w:r>
      <w:r w:rsidR="00C92C17">
        <w:rPr>
          <w:shd w:val="clear" w:color="auto" w:fill="FFFFFF"/>
        </w:rPr>
        <w:t> | Updated 2013</w:t>
      </w:r>
    </w:p>
    <w:p w14:paraId="625928DB" w14:textId="639FDEDA" w:rsidR="00C92C17" w:rsidRDefault="00425197" w:rsidP="00425197">
      <w:proofErr w:type="spellStart"/>
      <w:r>
        <w:rPr>
          <w:b/>
          <w:bCs/>
          <w:shd w:val="clear" w:color="auto" w:fill="FFFFFF"/>
        </w:rPr>
        <w:t>Keyskills</w:t>
      </w:r>
      <w:proofErr w:type="spellEnd"/>
      <w:r w:rsidR="00C92C17">
        <w:rPr>
          <w:b/>
          <w:bCs/>
          <w:shd w:val="clear" w:color="auto" w:fill="FFFFFF"/>
        </w:rPr>
        <w:t>:</w:t>
      </w:r>
      <w:r w:rsidR="00C92C17">
        <w:rPr>
          <w:shd w:val="clear" w:color="auto" w:fill="FFFFFF"/>
        </w:rPr>
        <w:t xml:space="preserve"> C, Functional Programming, Basic Structures</w:t>
      </w:r>
    </w:p>
    <w:p w14:paraId="1ECDE193" w14:textId="77777777" w:rsidR="00C92C17" w:rsidRDefault="00C92C17">
      <w:pPr>
        <w:pPrChange w:id="177" w:author="Peter Akrill" w:date="2015-08-11T12:53:00Z">
          <w:pPr>
            <w:pStyle w:val="NormalWeb"/>
            <w:spacing w:before="0" w:beforeAutospacing="0" w:after="0" w:afterAutospacing="0"/>
          </w:pPr>
        </w:pPrChange>
      </w:pPr>
      <w:r>
        <w:rPr>
          <w:shd w:val="clear" w:color="auto" w:fill="FFFFFF"/>
        </w:rPr>
        <w:t>Over a semester, our new cohort of students are introduced to the founding concepts of programming. They are taught logic, problem solving, basic programming techniques, debugging and good practice - all with a games twist and all in C.</w:t>
      </w:r>
    </w:p>
    <w:p w14:paraId="7C5851D1" w14:textId="77777777" w:rsidR="00C92C17" w:rsidRDefault="00C92C17">
      <w:pPr>
        <w:pPrChange w:id="178" w:author="Peter Akrill" w:date="2015-08-11T12:53:00Z">
          <w:pPr>
            <w:pStyle w:val="NormalWeb"/>
            <w:spacing w:before="0" w:beforeAutospacing="0" w:after="0" w:afterAutospacing="0"/>
          </w:pPr>
        </w:pPrChange>
      </w:pPr>
      <w:r>
        <w:rPr>
          <w:shd w:val="clear" w:color="auto" w:fill="FFFFFF"/>
        </w:rPr>
        <w:t xml:space="preserve">This year, the assignments saw students use their newly minted C-skills to create a turn-based </w:t>
      </w:r>
      <w:proofErr w:type="spellStart"/>
      <w:r>
        <w:rPr>
          <w:shd w:val="clear" w:color="auto" w:fill="FFFFFF"/>
        </w:rPr>
        <w:t>rpg</w:t>
      </w:r>
      <w:proofErr w:type="spellEnd"/>
      <w:r>
        <w:rPr>
          <w:shd w:val="clear" w:color="auto" w:fill="FFFFFF"/>
        </w:rPr>
        <w:t>-style battle game and a “match-three” puzzler.</w:t>
      </w:r>
    </w:p>
    <w:p w14:paraId="350D321E" w14:textId="30C08D59" w:rsidR="00C92C17" w:rsidRDefault="00726DB1">
      <w:pPr>
        <w:pStyle w:val="Heading4"/>
        <w:pPrChange w:id="179" w:author="Peter Akrill" w:date="2015-08-11T12:53:00Z">
          <w:pPr>
            <w:pStyle w:val="NormalWeb"/>
            <w:spacing w:before="0" w:beforeAutospacing="0" w:after="0" w:afterAutospacing="0"/>
          </w:pPr>
        </w:pPrChange>
      </w:pPr>
      <w:r>
        <w:rPr>
          <w:shd w:val="clear" w:color="auto" w:fill="FFFFFF"/>
        </w:rPr>
        <w:t>Scripting for Game Engin</w:t>
      </w:r>
      <w:r w:rsidR="00984B37">
        <w:rPr>
          <w:shd w:val="clear" w:color="auto" w:fill="FFFFFF"/>
        </w:rPr>
        <w:t>es</w:t>
      </w:r>
      <w:r w:rsidR="00C92C17">
        <w:rPr>
          <w:shd w:val="clear" w:color="auto" w:fill="FFFFFF"/>
        </w:rPr>
        <w:t xml:space="preserve"> (</w:t>
      </w:r>
      <w:r w:rsidR="00984B37">
        <w:rPr>
          <w:shd w:val="clear" w:color="auto" w:fill="FFFFFF"/>
        </w:rPr>
        <w:t xml:space="preserve">Indie Only) </w:t>
      </w:r>
      <w:r w:rsidR="00C92C17">
        <w:rPr>
          <w:shd w:val="clear" w:color="auto" w:fill="FFFFFF"/>
        </w:rPr>
        <w:t xml:space="preserve">| </w:t>
      </w:r>
      <w:r w:rsidR="00984B37">
        <w:rPr>
          <w:shd w:val="clear" w:color="auto" w:fill="FFFFFF"/>
        </w:rPr>
        <w:t>Created</w:t>
      </w:r>
      <w:r w:rsidR="00C92C17">
        <w:rPr>
          <w:shd w:val="clear" w:color="auto" w:fill="FFFFFF"/>
        </w:rPr>
        <w:t xml:space="preserve"> 2013 </w:t>
      </w:r>
    </w:p>
    <w:p w14:paraId="1B45B07D" w14:textId="77777777" w:rsidR="00C92C17" w:rsidRDefault="00C92C17" w:rsidP="00425197">
      <w:proofErr w:type="spellStart"/>
      <w:r>
        <w:rPr>
          <w:b/>
          <w:bCs/>
          <w:shd w:val="clear" w:color="auto" w:fill="FFFFFF"/>
        </w:rPr>
        <w:t>Keyskills</w:t>
      </w:r>
      <w:proofErr w:type="spellEnd"/>
      <w:r>
        <w:rPr>
          <w:b/>
          <w:bCs/>
          <w:shd w:val="clear" w:color="auto" w:fill="FFFFFF"/>
        </w:rPr>
        <w:t xml:space="preserve">: </w:t>
      </w:r>
      <w:r w:rsidR="00984B37">
        <w:rPr>
          <w:shd w:val="clear" w:color="auto" w:fill="FFFFFF"/>
        </w:rPr>
        <w:t>Unity, Unreal, Decision Making</w:t>
      </w:r>
      <w:r>
        <w:rPr>
          <w:shd w:val="clear" w:color="auto" w:fill="FFFFFF"/>
        </w:rPr>
        <w:t>, Object Oriented design</w:t>
      </w:r>
    </w:p>
    <w:p w14:paraId="66B67807" w14:textId="77777777" w:rsidR="003F2939" w:rsidRDefault="00984B37">
      <w:pPr>
        <w:pPrChange w:id="180" w:author="Peter Akrill" w:date="2015-08-11T12:53:00Z">
          <w:pPr>
            <w:pStyle w:val="NormalWeb"/>
            <w:spacing w:before="0" w:beforeAutospacing="0" w:after="0" w:afterAutospacing="0"/>
          </w:pPr>
        </w:pPrChange>
      </w:pPr>
      <w:r>
        <w:t xml:space="preserve">You’ll be introduced to different, industry standard, game engines (Unity, Unreal and sometimes </w:t>
      </w:r>
      <w:proofErr w:type="spellStart"/>
      <w:r>
        <w:t>CryEngine</w:t>
      </w:r>
      <w:proofErr w:type="spellEnd"/>
      <w:r>
        <w:t xml:space="preserve">). After which you’ll be asked to create a number basic games in various game engines - showing that all the engines have similar feature sets, but different ways of applying it. </w:t>
      </w:r>
    </w:p>
    <w:p w14:paraId="031884D9" w14:textId="01278594" w:rsidR="00984B37" w:rsidRDefault="00984B37" w:rsidP="003F2939">
      <w:r>
        <w:t>For assessment purposes you’ll be given a basic design document and will be asked to write a technical report detailing what game engine you would use to create it and why.</w:t>
      </w:r>
    </w:p>
    <w:p w14:paraId="32987C80" w14:textId="77777777" w:rsidR="00C92C17" w:rsidRDefault="00C92C17" w:rsidP="00984B37">
      <w:pPr>
        <w:pStyle w:val="Heading4"/>
      </w:pPr>
      <w:r>
        <w:rPr>
          <w:shd w:val="clear" w:color="auto" w:fill="FFFFFF"/>
        </w:rPr>
        <w:t>Maths For Games | Introduced 2013</w:t>
      </w:r>
    </w:p>
    <w:p w14:paraId="1BEBB98C" w14:textId="2F61B079" w:rsidR="00C92C17" w:rsidRDefault="00425197" w:rsidP="00425197">
      <w:proofErr w:type="spellStart"/>
      <w:r>
        <w:rPr>
          <w:b/>
          <w:bCs/>
          <w:shd w:val="clear" w:color="auto" w:fill="FFFFFF"/>
        </w:rPr>
        <w:t>Keyskills</w:t>
      </w:r>
      <w:proofErr w:type="spellEnd"/>
      <w:r w:rsidR="00C92C17">
        <w:rPr>
          <w:b/>
          <w:bCs/>
          <w:shd w:val="clear" w:color="auto" w:fill="FFFFFF"/>
        </w:rPr>
        <w:t xml:space="preserve">: </w:t>
      </w:r>
      <w:r w:rsidR="00C92C17">
        <w:rPr>
          <w:shd w:val="clear" w:color="auto" w:fill="FFFFFF"/>
        </w:rPr>
        <w:t xml:space="preserve">Mathematics, 2d game systems, logical operators, mathematical functions, bits, basic linear algebra, </w:t>
      </w:r>
    </w:p>
    <w:p w14:paraId="076401C9" w14:textId="77777777" w:rsidR="00C92C17" w:rsidRDefault="00C92C17">
      <w:pPr>
        <w:pPrChange w:id="181" w:author="Peter Akrill" w:date="2015-08-11T12:55:00Z">
          <w:pPr>
            <w:pStyle w:val="NormalWeb"/>
            <w:spacing w:before="0" w:beforeAutospacing="0" w:after="0" w:afterAutospacing="0"/>
          </w:pPr>
        </w:pPrChange>
      </w:pPr>
      <w:r>
        <w:t xml:space="preserve">First years have a very broad range of maths skills which means this unit gets the new students to a level mathematical playfield. It covers 2d game math problems and ends with a basic introduction to 2d linear algebra. So all the students are at the right level for the following </w:t>
      </w:r>
      <w:r>
        <w:rPr>
          <w:b/>
          <w:bCs/>
        </w:rPr>
        <w:t xml:space="preserve">Game Physics </w:t>
      </w:r>
      <w:r>
        <w:t>Unit</w:t>
      </w:r>
    </w:p>
    <w:p w14:paraId="11BBE9A6" w14:textId="77777777" w:rsidR="00C92C17" w:rsidRDefault="00C92C17">
      <w:pPr>
        <w:pPrChange w:id="182" w:author="Peter Akrill" w:date="2015-08-11T12:55:00Z">
          <w:pPr>
            <w:pStyle w:val="NormalWeb"/>
            <w:spacing w:before="0" w:beforeAutospacing="0" w:after="0" w:afterAutospacing="0"/>
          </w:pPr>
        </w:pPrChange>
      </w:pPr>
      <w:r>
        <w:t>There are two assessments for this unit, a two hour maths exam covering various basic concepts. The second assessment is a codebase with a number of empty maths functions that the students need to fill in, showing how the information learnt in other units applies across the board</w:t>
      </w:r>
    </w:p>
    <w:p w14:paraId="3C2C8DA6" w14:textId="77777777" w:rsidR="00C92C17" w:rsidRDefault="00C92C17">
      <w:pPr>
        <w:pStyle w:val="Heading4"/>
        <w:pPrChange w:id="183" w:author="Peter Akrill" w:date="2015-08-11T12:53:00Z">
          <w:pPr>
            <w:pStyle w:val="NormalWeb"/>
            <w:spacing w:before="0" w:beforeAutospacing="0" w:after="0" w:afterAutospacing="0"/>
          </w:pPr>
        </w:pPrChange>
      </w:pPr>
      <w:r>
        <w:rPr>
          <w:shd w:val="clear" w:color="auto" w:fill="FFFFFF"/>
        </w:rPr>
        <w:t>Game Physics | Introduced 2013</w:t>
      </w:r>
    </w:p>
    <w:p w14:paraId="333967A4" w14:textId="5EFF124C" w:rsidR="00C92C17" w:rsidRDefault="00726DB1" w:rsidP="004F3331">
      <w:proofErr w:type="spellStart"/>
      <w:r>
        <w:rPr>
          <w:b/>
          <w:bCs/>
          <w:shd w:val="clear" w:color="auto" w:fill="FFFFFF"/>
        </w:rPr>
        <w:t>Keyskills</w:t>
      </w:r>
      <w:proofErr w:type="spellEnd"/>
      <w:r w:rsidR="00C92C17">
        <w:rPr>
          <w:b/>
          <w:bCs/>
          <w:shd w:val="clear" w:color="auto" w:fill="FFFFFF"/>
        </w:rPr>
        <w:t xml:space="preserve">: </w:t>
      </w:r>
      <w:r w:rsidR="00C92C17">
        <w:rPr>
          <w:shd w:val="clear" w:color="auto" w:fill="FFFFFF"/>
        </w:rPr>
        <w:t>Linear Algebra, Mathematics, Vertices, 3d Concepts, Rotation methods</w:t>
      </w:r>
    </w:p>
    <w:p w14:paraId="2EBAF2CA" w14:textId="77777777" w:rsidR="00C92C17" w:rsidRPr="00984B37" w:rsidRDefault="00C92C17">
      <w:pPr>
        <w:pPrChange w:id="184" w:author="Peter Akrill" w:date="2015-08-11T12:55:00Z">
          <w:pPr>
            <w:pStyle w:val="NormalWeb"/>
            <w:spacing w:before="0" w:beforeAutospacing="0" w:after="0" w:afterAutospacing="0"/>
          </w:pPr>
        </w:pPrChange>
      </w:pPr>
      <w:r w:rsidRPr="00984B37">
        <w:t xml:space="preserve">After </w:t>
      </w:r>
      <w:r w:rsidRPr="00984B37">
        <w:rPr>
          <w:shd w:val="clear" w:color="auto" w:fill="FFFFFF"/>
          <w:rPrChange w:id="185" w:author="Peter Akrill" w:date="2015-08-11T12:54:00Z">
            <w:rPr>
              <w:rFonts w:ascii="Arial" w:hAnsi="Arial" w:cs="Arial"/>
              <w:color w:val="212121"/>
            </w:rPr>
          </w:rPrChange>
        </w:rPr>
        <w:t xml:space="preserve">completing the 2D Maths </w:t>
      </w:r>
      <w:proofErr w:type="gramStart"/>
      <w:r w:rsidRPr="00984B37">
        <w:rPr>
          <w:shd w:val="clear" w:color="auto" w:fill="FFFFFF"/>
          <w:rPrChange w:id="186" w:author="Peter Akrill" w:date="2015-08-11T12:54:00Z">
            <w:rPr>
              <w:rFonts w:ascii="Arial" w:hAnsi="Arial" w:cs="Arial"/>
              <w:color w:val="212121"/>
            </w:rPr>
          </w:rPrChange>
        </w:rPr>
        <w:t>For</w:t>
      </w:r>
      <w:proofErr w:type="gramEnd"/>
      <w:r w:rsidRPr="00984B37">
        <w:rPr>
          <w:shd w:val="clear" w:color="auto" w:fill="FFFFFF"/>
          <w:rPrChange w:id="187" w:author="Peter Akrill" w:date="2015-08-11T12:54:00Z">
            <w:rPr>
              <w:rFonts w:ascii="Arial" w:hAnsi="Arial" w:cs="Arial"/>
              <w:color w:val="212121"/>
            </w:rPr>
          </w:rPrChange>
        </w:rPr>
        <w:t xml:space="preserve"> Games unit, we enter the world of 3D. This unit covers uses of matrices and vectors, Euler Angles, Quaternions, introduces Spatial Partitioning and how objects are displayed in 3d.</w:t>
      </w:r>
    </w:p>
    <w:p w14:paraId="6135FDA7" w14:textId="77777777" w:rsidR="00C92C17" w:rsidRPr="00984B37" w:rsidRDefault="00C92C17">
      <w:pPr>
        <w:pPrChange w:id="188" w:author="Peter Akrill" w:date="2015-08-11T12:55:00Z">
          <w:pPr>
            <w:pStyle w:val="NormalWeb"/>
            <w:spacing w:before="0" w:beforeAutospacing="0" w:after="0" w:afterAutospacing="0"/>
          </w:pPr>
        </w:pPrChange>
      </w:pPr>
      <w:r w:rsidRPr="00984B37">
        <w:t>The single assessment is an Object Orientated OpenGL codebase with a number of basic mathematical methods missing (Matrix Math, Vertex creation, Rotations). With each method correctly filled in, the assessment shows obvious improvement.</w:t>
      </w:r>
    </w:p>
    <w:p w14:paraId="22488695" w14:textId="77777777" w:rsidR="00C92C17" w:rsidRDefault="00C92C17">
      <w:pPr>
        <w:pStyle w:val="Heading4"/>
        <w:pPrChange w:id="189" w:author="Peter Akrill" w:date="2015-08-11T12:55:00Z">
          <w:pPr>
            <w:pStyle w:val="NormalWeb"/>
            <w:spacing w:before="0" w:beforeAutospacing="0" w:after="0" w:afterAutospacing="0"/>
          </w:pPr>
        </w:pPrChange>
      </w:pPr>
      <w:r>
        <w:rPr>
          <w:shd w:val="clear" w:color="auto" w:fill="FFFFFF"/>
        </w:rPr>
        <w:lastRenderedPageBreak/>
        <w:t>Computer Graphics For Games | Updated 2014</w:t>
      </w:r>
    </w:p>
    <w:p w14:paraId="7D56472D" w14:textId="77777777" w:rsidR="00C92C17" w:rsidRDefault="00C92C17">
      <w:pPr>
        <w:pPrChange w:id="190" w:author="Peter Akrill" w:date="2015-08-11T12:55:00Z">
          <w:pPr>
            <w:pStyle w:val="NormalWeb"/>
            <w:spacing w:before="0" w:beforeAutospacing="0" w:after="0" w:afterAutospacing="0"/>
          </w:pPr>
        </w:pPrChange>
      </w:pPr>
      <w:r>
        <w:t>This unit spans over the academic year introducing the students to industry standard tools used in current game development, this unit is the start of a design strand that will allow students to explore 3D graphics, going from design to implementation inside a game engine using such software as 3D Studio Max, Unreal Engine 4 &amp; Unity while learning about the technology behind the art side of the games industry</w:t>
      </w:r>
      <w:r w:rsidR="00984B37">
        <w:t xml:space="preserve">. </w:t>
      </w:r>
      <w:r>
        <w:t>The assessment is a presentation of various artistic skills acquired through the unit.</w:t>
      </w:r>
    </w:p>
    <w:p w14:paraId="147747C2" w14:textId="77777777" w:rsidR="00C92C17" w:rsidDel="00E47681" w:rsidRDefault="00C92C17" w:rsidP="00C92C17">
      <w:pPr>
        <w:rPr>
          <w:del w:id="191" w:author="Peter Akrill" w:date="2015-08-11T12:55:00Z"/>
        </w:rPr>
      </w:pPr>
    </w:p>
    <w:p w14:paraId="52D5E1FD" w14:textId="77777777" w:rsidR="00C92C17" w:rsidRDefault="00C92C17">
      <w:pPr>
        <w:pStyle w:val="Heading4"/>
        <w:pPrChange w:id="192" w:author="Peter Akrill" w:date="2015-08-11T12:55:00Z">
          <w:pPr>
            <w:pStyle w:val="NormalWeb"/>
            <w:spacing w:before="0" w:beforeAutospacing="0" w:after="0" w:afterAutospacing="0"/>
          </w:pPr>
        </w:pPrChange>
      </w:pPr>
      <w:r>
        <w:rPr>
          <w:shd w:val="clear" w:color="auto" w:fill="FFFFFF"/>
        </w:rPr>
        <w:t>Group Projects</w:t>
      </w:r>
    </w:p>
    <w:p w14:paraId="64125648" w14:textId="3D24F36C" w:rsidR="00C92C17" w:rsidRDefault="00C92C17" w:rsidP="004F3331">
      <w:proofErr w:type="spellStart"/>
      <w:r>
        <w:rPr>
          <w:b/>
          <w:bCs/>
          <w:shd w:val="clear" w:color="auto" w:fill="FFFFFF"/>
        </w:rPr>
        <w:t>Keyskills</w:t>
      </w:r>
      <w:proofErr w:type="spellEnd"/>
      <w:r>
        <w:rPr>
          <w:b/>
          <w:bCs/>
          <w:shd w:val="clear" w:color="auto" w:fill="FFFFFF"/>
        </w:rPr>
        <w:t>:</w:t>
      </w:r>
      <w:r>
        <w:rPr>
          <w:shd w:val="clear" w:color="auto" w:fill="FFFFFF"/>
        </w:rPr>
        <w:t xml:space="preserve"> </w:t>
      </w:r>
      <w:proofErr w:type="spellStart"/>
      <w:r>
        <w:rPr>
          <w:shd w:val="clear" w:color="auto" w:fill="FFFFFF"/>
        </w:rPr>
        <w:t>TeamWork</w:t>
      </w:r>
      <w:proofErr w:type="spellEnd"/>
      <w:r>
        <w:rPr>
          <w:shd w:val="clear" w:color="auto" w:fill="FFFFFF"/>
        </w:rPr>
        <w:t>, Timekeeping, Leadership, presentation skills, academic skills, Version Control</w:t>
      </w:r>
    </w:p>
    <w:p w14:paraId="0C9CAD35" w14:textId="77777777" w:rsidR="00C92C17" w:rsidRDefault="00C92C17">
      <w:pPr>
        <w:pPrChange w:id="193" w:author="Peter Akrill" w:date="2015-08-11T12:55:00Z">
          <w:pPr>
            <w:pStyle w:val="NormalWeb"/>
            <w:spacing w:before="0" w:beforeAutospacing="0" w:after="0" w:afterAutospacing="0"/>
          </w:pPr>
        </w:pPrChange>
      </w:pPr>
      <w:r>
        <w:t xml:space="preserve">Here students are forced to work in teams creating various projects that will quite often fail. It introduces the students to failure, team building and the challenges that appear in development of anything. </w:t>
      </w:r>
    </w:p>
    <w:p w14:paraId="3FD156DE" w14:textId="77777777" w:rsidR="00C92C17" w:rsidRDefault="00C92C17">
      <w:pPr>
        <w:pPrChange w:id="194" w:author="Peter Akrill" w:date="2015-08-11T12:55:00Z">
          <w:pPr>
            <w:pStyle w:val="NormalWeb"/>
            <w:spacing w:before="0" w:beforeAutospacing="0" w:after="0" w:afterAutospacing="0"/>
          </w:pPr>
        </w:pPrChange>
      </w:pPr>
      <w:r>
        <w:t>The assessment gets the students to track their work through all the units, and create a game in an engine of their choice.</w:t>
      </w:r>
    </w:p>
    <w:p w14:paraId="306C37B8" w14:textId="77777777" w:rsidR="00C92C17" w:rsidDel="00E47681" w:rsidRDefault="00C92C17" w:rsidP="00C92C17">
      <w:pPr>
        <w:rPr>
          <w:del w:id="195" w:author="Peter Akrill" w:date="2015-08-11T12:55:00Z"/>
        </w:rPr>
      </w:pPr>
    </w:p>
    <w:p w14:paraId="5F21C8AE" w14:textId="77777777" w:rsidR="00C92C17" w:rsidDel="00E47681" w:rsidRDefault="00C92C17" w:rsidP="00C92C17">
      <w:pPr>
        <w:pStyle w:val="NormalWeb"/>
        <w:spacing w:before="0" w:beforeAutospacing="0" w:after="0" w:afterAutospacing="0"/>
        <w:rPr>
          <w:del w:id="196" w:author="Peter Akrill" w:date="2015-08-11T12:55:00Z"/>
          <w:rFonts w:ascii="Arial" w:hAnsi="Arial" w:cs="Arial"/>
          <w:b/>
          <w:bCs/>
          <w:color w:val="212121"/>
          <w:sz w:val="22"/>
          <w:szCs w:val="22"/>
          <w:shd w:val="clear" w:color="auto" w:fill="FFFFFF"/>
        </w:rPr>
      </w:pPr>
    </w:p>
    <w:p w14:paraId="34A51931" w14:textId="77777777" w:rsidR="00C92C17" w:rsidRDefault="00C92C17">
      <w:pPr>
        <w:pStyle w:val="Heading4"/>
        <w:pPrChange w:id="197" w:author="Peter Akrill" w:date="2015-08-11T12:55:00Z">
          <w:pPr>
            <w:pStyle w:val="NormalWeb"/>
            <w:spacing w:before="0" w:beforeAutospacing="0" w:after="0" w:afterAutospacing="0"/>
          </w:pPr>
        </w:pPrChange>
      </w:pPr>
      <w:r>
        <w:rPr>
          <w:shd w:val="clear" w:color="auto" w:fill="FFFFFF"/>
        </w:rPr>
        <w:t>Intro To Computer Games</w:t>
      </w:r>
    </w:p>
    <w:p w14:paraId="54713E3C" w14:textId="2EFB5E42" w:rsidR="00C92C17" w:rsidRDefault="00726DB1" w:rsidP="004F3331">
      <w:proofErr w:type="spellStart"/>
      <w:r>
        <w:rPr>
          <w:b/>
          <w:bCs/>
          <w:shd w:val="clear" w:color="auto" w:fill="FFFFFF"/>
        </w:rPr>
        <w:t>Keyskills</w:t>
      </w:r>
      <w:proofErr w:type="spellEnd"/>
      <w:r w:rsidR="00C92C17">
        <w:rPr>
          <w:b/>
          <w:bCs/>
          <w:shd w:val="clear" w:color="auto" w:fill="FFFFFF"/>
        </w:rPr>
        <w:t xml:space="preserve">: </w:t>
      </w:r>
      <w:r w:rsidR="00C92C17">
        <w:rPr>
          <w:shd w:val="clear" w:color="auto" w:fill="FFFFFF"/>
        </w:rPr>
        <w:t>Business Skills, Unity (</w:t>
      </w:r>
      <w:proofErr w:type="spellStart"/>
      <w:r w:rsidR="00C92C17">
        <w:rPr>
          <w:shd w:val="clear" w:color="auto" w:fill="FFFFFF"/>
        </w:rPr>
        <w:t>Javascript</w:t>
      </w:r>
      <w:proofErr w:type="spellEnd"/>
      <w:r w:rsidR="00C92C17">
        <w:rPr>
          <w:shd w:val="clear" w:color="auto" w:fill="FFFFFF"/>
        </w:rPr>
        <w:t>)</w:t>
      </w:r>
    </w:p>
    <w:p w14:paraId="14F5AC72" w14:textId="77777777" w:rsidR="00C92C17" w:rsidRDefault="00C92C17" w:rsidP="004F3331">
      <w:r>
        <w:rPr>
          <w:shd w:val="clear" w:color="auto" w:fill="FFFFFF"/>
        </w:rPr>
        <w:t xml:space="preserve">Students learn about feasibility, business skills, deployment strategies, mistakes from the past and initial development in Unity using </w:t>
      </w:r>
      <w:proofErr w:type="spellStart"/>
      <w:r>
        <w:rPr>
          <w:shd w:val="clear" w:color="auto" w:fill="FFFFFF"/>
        </w:rPr>
        <w:t>Javascript</w:t>
      </w:r>
      <w:proofErr w:type="spellEnd"/>
    </w:p>
    <w:p w14:paraId="46A8CC45" w14:textId="77777777" w:rsidR="00C92C17" w:rsidDel="00E47681" w:rsidRDefault="00C92C17" w:rsidP="00C92C17">
      <w:pPr>
        <w:rPr>
          <w:del w:id="198" w:author="Peter Akrill" w:date="2015-08-11T12:55:00Z"/>
        </w:rPr>
      </w:pPr>
    </w:p>
    <w:p w14:paraId="170285E5" w14:textId="77777777" w:rsidR="00C92C17" w:rsidRDefault="00C92C17">
      <w:pPr>
        <w:pStyle w:val="Heading4"/>
        <w:pPrChange w:id="199" w:author="Peter Akrill" w:date="2015-08-11T12:55:00Z">
          <w:pPr>
            <w:pStyle w:val="NormalWeb"/>
            <w:spacing w:before="0" w:beforeAutospacing="0" w:after="0" w:afterAutospacing="0"/>
          </w:pPr>
        </w:pPrChange>
      </w:pPr>
      <w:r>
        <w:rPr>
          <w:shd w:val="clear" w:color="auto" w:fill="FFFFFF"/>
        </w:rPr>
        <w:t>Introduction to Databases</w:t>
      </w:r>
    </w:p>
    <w:p w14:paraId="29388581" w14:textId="371E586A" w:rsidR="00C92C17" w:rsidRDefault="00726DB1" w:rsidP="003F2939">
      <w:proofErr w:type="spellStart"/>
      <w:r>
        <w:rPr>
          <w:b/>
          <w:bCs/>
          <w:shd w:val="clear" w:color="auto" w:fill="FFFFFF"/>
        </w:rPr>
        <w:t>Keyskills</w:t>
      </w:r>
      <w:proofErr w:type="spellEnd"/>
      <w:r w:rsidR="00C92C17">
        <w:rPr>
          <w:b/>
          <w:bCs/>
          <w:shd w:val="clear" w:color="auto" w:fill="FFFFFF"/>
        </w:rPr>
        <w:t xml:space="preserve">: </w:t>
      </w:r>
      <w:r w:rsidR="00C92C17">
        <w:rPr>
          <w:shd w:val="clear" w:color="auto" w:fill="FFFFFF"/>
        </w:rPr>
        <w:t>Oracle, Database Design, SQL</w:t>
      </w:r>
    </w:p>
    <w:p w14:paraId="6867E8A4" w14:textId="44B6EBFD" w:rsidR="00E47681" w:rsidRDefault="00C92C17">
      <w:pPr>
        <w:pPrChange w:id="200" w:author="Peter Akrill" w:date="2015-08-11T12:56:00Z">
          <w:pPr>
            <w:pStyle w:val="NormalWeb"/>
            <w:spacing w:before="0" w:beforeAutospacing="0" w:after="0" w:afterAutospacing="0"/>
          </w:pPr>
        </w:pPrChange>
      </w:pPr>
      <w:r w:rsidRPr="003F2939">
        <w:t>This is a shared unit with our Computing degrees. It introduces students to Database Design and basic SQL interactions using an Oracle</w:t>
      </w:r>
      <w:r>
        <w:t xml:space="preserve"> database.</w:t>
      </w:r>
    </w:p>
    <w:p w14:paraId="6D6AE284" w14:textId="77777777" w:rsidR="00C92C17" w:rsidRDefault="00C92C17">
      <w:pPr>
        <w:pStyle w:val="Heading3"/>
        <w:pPrChange w:id="201" w:author="Peter Akrill" w:date="2015-08-11T12:56:00Z">
          <w:pPr>
            <w:pStyle w:val="Heading4"/>
          </w:pPr>
        </w:pPrChange>
      </w:pPr>
      <w:del w:id="202" w:author="Peter Akrill" w:date="2015-08-11T12:55:00Z">
        <w:r w:rsidDel="00E47681">
          <w:br/>
        </w:r>
      </w:del>
      <w:bookmarkStart w:id="203" w:name="_Toc457379846"/>
      <w:r>
        <w:t>Second Year</w:t>
      </w:r>
      <w:bookmarkEnd w:id="203"/>
    </w:p>
    <w:p w14:paraId="5C351EB1" w14:textId="77777777" w:rsidR="00C92C17" w:rsidDel="00E47681" w:rsidRDefault="00C92C17" w:rsidP="00C92C17">
      <w:pPr>
        <w:rPr>
          <w:del w:id="204" w:author="Peter Akrill" w:date="2015-08-11T12:55:00Z"/>
        </w:rPr>
      </w:pPr>
    </w:p>
    <w:p w14:paraId="27E0048F" w14:textId="77777777" w:rsidR="00C92C17" w:rsidRDefault="00984B37">
      <w:pPr>
        <w:pStyle w:val="Heading4"/>
        <w:pPrChange w:id="205" w:author="Peter Akrill" w:date="2015-08-11T12:56:00Z">
          <w:pPr>
            <w:pStyle w:val="NormalWeb"/>
            <w:spacing w:before="0" w:beforeAutospacing="0" w:after="0" w:afterAutospacing="0"/>
          </w:pPr>
        </w:pPrChange>
      </w:pPr>
      <w:r>
        <w:rPr>
          <w:color w:val="000000"/>
        </w:rPr>
        <w:t>Casual Game Development</w:t>
      </w:r>
      <w:r w:rsidR="00C92C17">
        <w:rPr>
          <w:color w:val="000000"/>
        </w:rPr>
        <w:t xml:space="preserve"> </w:t>
      </w:r>
      <w:r w:rsidR="00C92C17">
        <w:rPr>
          <w:shd w:val="clear" w:color="auto" w:fill="FFFFFF"/>
        </w:rPr>
        <w:t>(</w:t>
      </w:r>
      <w:r>
        <w:rPr>
          <w:shd w:val="clear" w:color="auto" w:fill="FFFFFF"/>
        </w:rPr>
        <w:t>Indie</w:t>
      </w:r>
      <w:r w:rsidR="00C92C17">
        <w:rPr>
          <w:shd w:val="clear" w:color="auto" w:fill="FFFFFF"/>
        </w:rPr>
        <w:t xml:space="preserve"> Only) | </w:t>
      </w:r>
      <w:r>
        <w:rPr>
          <w:shd w:val="clear" w:color="auto" w:fill="FFFFFF"/>
        </w:rPr>
        <w:t xml:space="preserve">Created </w:t>
      </w:r>
      <w:r w:rsidR="00C92C17">
        <w:rPr>
          <w:shd w:val="clear" w:color="auto" w:fill="FFFFFF"/>
        </w:rPr>
        <w:t>2014</w:t>
      </w:r>
    </w:p>
    <w:p w14:paraId="14D15F75" w14:textId="7603E9BE" w:rsidR="00C92C17" w:rsidRDefault="00726DB1" w:rsidP="004F3331">
      <w:proofErr w:type="spellStart"/>
      <w:r>
        <w:rPr>
          <w:b/>
          <w:bCs/>
        </w:rPr>
        <w:t>Keyskills</w:t>
      </w:r>
      <w:proofErr w:type="spellEnd"/>
      <w:r w:rsidR="00C92C17">
        <w:rPr>
          <w:b/>
          <w:bCs/>
        </w:rPr>
        <w:t xml:space="preserve">: </w:t>
      </w:r>
      <w:r w:rsidR="00C92C17">
        <w:t>C++, SDL, Engine Development, FSM, Pathfinding</w:t>
      </w:r>
    </w:p>
    <w:p w14:paraId="5BED80D7" w14:textId="77777777" w:rsidR="00984B37" w:rsidRDefault="00984B37" w:rsidP="004F3331">
      <w:r>
        <w:t>You’ll be given a brief to make a casual game using only the left mouse button in Unity. You must prepare a breakdown of user stories and sprints to create this game and meet the deadlines (you never know - they may well change!). Every week you’ll be taught a number of unity gameplay techniques, which will help you to develop your skills, enabling you complete your project.</w:t>
      </w:r>
    </w:p>
    <w:p w14:paraId="12A6F9FE" w14:textId="77777777" w:rsidR="00C92C17" w:rsidRDefault="00984B37">
      <w:r>
        <w:t>This unit has two assessments; the first is to design the game with a breakdown of stories and timelines to meet certain deadlines. The second will be to present the product based upon the schedule.</w:t>
      </w:r>
    </w:p>
    <w:p w14:paraId="3149BAE5" w14:textId="3DC57E9B" w:rsidR="00C92C17" w:rsidRDefault="00726DB1">
      <w:pPr>
        <w:pStyle w:val="Heading4"/>
        <w:pPrChange w:id="206" w:author="Peter Akrill" w:date="2015-08-11T12:56:00Z">
          <w:pPr>
            <w:pStyle w:val="NormalWeb"/>
            <w:spacing w:before="0" w:beforeAutospacing="0" w:after="0" w:afterAutospacing="0"/>
          </w:pPr>
        </w:pPrChange>
      </w:pPr>
      <w:r>
        <w:rPr>
          <w:color w:val="000000"/>
        </w:rPr>
        <w:t>Games</w:t>
      </w:r>
      <w:r w:rsidR="00984B37">
        <w:rPr>
          <w:color w:val="000000"/>
        </w:rPr>
        <w:t xml:space="preserve"> Business and Production Management</w:t>
      </w:r>
      <w:r w:rsidR="00C92C17">
        <w:rPr>
          <w:color w:val="000000"/>
        </w:rPr>
        <w:t xml:space="preserve"> </w:t>
      </w:r>
      <w:r w:rsidR="00C92C17">
        <w:rPr>
          <w:shd w:val="clear" w:color="auto" w:fill="FFFFFF"/>
        </w:rPr>
        <w:t>(</w:t>
      </w:r>
      <w:r w:rsidR="00984B37">
        <w:rPr>
          <w:shd w:val="clear" w:color="auto" w:fill="FFFFFF"/>
        </w:rPr>
        <w:t xml:space="preserve">indie </w:t>
      </w:r>
      <w:r w:rsidR="00C92C17">
        <w:rPr>
          <w:shd w:val="clear" w:color="auto" w:fill="FFFFFF"/>
        </w:rPr>
        <w:t xml:space="preserve">Only) | </w:t>
      </w:r>
      <w:r w:rsidR="00984B37">
        <w:rPr>
          <w:shd w:val="clear" w:color="auto" w:fill="FFFFFF"/>
        </w:rPr>
        <w:t xml:space="preserve">Created </w:t>
      </w:r>
      <w:r w:rsidR="00C92C17">
        <w:rPr>
          <w:shd w:val="clear" w:color="auto" w:fill="FFFFFF"/>
        </w:rPr>
        <w:t>2014</w:t>
      </w:r>
    </w:p>
    <w:p w14:paraId="5E7270D9" w14:textId="3FA63372" w:rsidR="00C92C17" w:rsidRDefault="00726DB1" w:rsidP="004F3331">
      <w:proofErr w:type="spellStart"/>
      <w:r>
        <w:rPr>
          <w:b/>
          <w:bCs/>
        </w:rPr>
        <w:t>Keyskills</w:t>
      </w:r>
      <w:proofErr w:type="spellEnd"/>
      <w:r w:rsidR="00C92C17">
        <w:rPr>
          <w:b/>
          <w:bCs/>
        </w:rPr>
        <w:t xml:space="preserve">: </w:t>
      </w:r>
      <w:r w:rsidR="00984B37">
        <w:t>Production Techniques, Production costs</w:t>
      </w:r>
    </w:p>
    <w:p w14:paraId="6C249D7E" w14:textId="77777777" w:rsidR="00C92C17" w:rsidRDefault="00984B37">
      <w:pPr>
        <w:pPrChange w:id="207" w:author="Peter Akrill" w:date="2015-08-11T12:56:00Z">
          <w:pPr>
            <w:pStyle w:val="NormalWeb"/>
            <w:spacing w:before="0" w:beforeAutospacing="0" w:after="0" w:afterAutospacing="0"/>
          </w:pPr>
        </w:pPrChange>
      </w:pPr>
      <w:r>
        <w:t>In this unit you’ll learn about the true costs of running a studio, covering employment laws, insurance and many other key elements of business operations</w:t>
      </w:r>
    </w:p>
    <w:p w14:paraId="424663BC" w14:textId="77777777" w:rsidR="00984B37" w:rsidRPr="00984B37" w:rsidDel="00E47681" w:rsidRDefault="00984B37" w:rsidP="00984B37">
      <w:pPr>
        <w:rPr>
          <w:del w:id="208" w:author="Peter Akrill" w:date="2015-08-11T12:56:00Z"/>
        </w:rPr>
      </w:pPr>
    </w:p>
    <w:p w14:paraId="70E0889C" w14:textId="77777777" w:rsidR="00C92C17" w:rsidRDefault="00C92C17">
      <w:pPr>
        <w:pStyle w:val="Heading4"/>
        <w:pPrChange w:id="209" w:author="Peter Akrill" w:date="2015-08-11T12:56:00Z">
          <w:pPr>
            <w:pStyle w:val="NormalWeb"/>
            <w:spacing w:before="0" w:beforeAutospacing="0" w:after="0" w:afterAutospacing="0"/>
          </w:pPr>
        </w:pPrChange>
      </w:pPr>
      <w:r>
        <w:t>Mobile Game Fundamentals | Introduced 2013</w:t>
      </w:r>
    </w:p>
    <w:p w14:paraId="14983FE6" w14:textId="1239C108" w:rsidR="00C92C17" w:rsidRDefault="00726DB1" w:rsidP="004F3331">
      <w:proofErr w:type="spellStart"/>
      <w:r>
        <w:rPr>
          <w:b/>
          <w:bCs/>
        </w:rPr>
        <w:t>Keyskills</w:t>
      </w:r>
      <w:proofErr w:type="spellEnd"/>
      <w:r w:rsidR="00C92C17">
        <w:t xml:space="preserve">: </w:t>
      </w:r>
      <w:proofErr w:type="spellStart"/>
      <w:r w:rsidR="00984B37">
        <w:t>Javascript</w:t>
      </w:r>
      <w:proofErr w:type="spellEnd"/>
      <w:r w:rsidR="00984B37">
        <w:t>,</w:t>
      </w:r>
      <w:r w:rsidR="00C92C17">
        <w:t xml:space="preserve"> Cocos2d-x, Android Development, Multi-platform, Problem solving</w:t>
      </w:r>
    </w:p>
    <w:p w14:paraId="5FEF9C48" w14:textId="5693E885" w:rsidR="00C92C17" w:rsidDel="00E47681" w:rsidRDefault="00984B37" w:rsidP="004F3331">
      <w:pPr>
        <w:rPr>
          <w:del w:id="210" w:author="Peter Akrill" w:date="2015-08-11T12:56:00Z"/>
        </w:rPr>
      </w:pPr>
      <w:r>
        <w:t xml:space="preserve">This unit </w:t>
      </w:r>
      <w:r w:rsidR="009F72E8">
        <w:t>is</w:t>
      </w:r>
      <w:r>
        <w:t xml:space="preserve"> designed to show how concepts learnt in other units have been written in a professional codebase. This unit doesn’t focus too much on the technical aspects, but much more on getting the job done and exploring the codebase. Upon completing this unit, you’ll be prepared to take the option unit </w:t>
      </w:r>
      <w:r>
        <w:rPr>
          <w:rFonts w:ascii="Bliss 2 Regular" w:hAnsi="Bliss 2 Regular" w:cs="Bliss 2 Regular"/>
          <w:i/>
          <w:iCs/>
        </w:rPr>
        <w:t>Mobile Applications</w:t>
      </w:r>
      <w:r>
        <w:t>.</w:t>
      </w:r>
    </w:p>
    <w:p w14:paraId="2534B377" w14:textId="77777777" w:rsidR="00C92C17" w:rsidDel="00E47681" w:rsidRDefault="00C92C17" w:rsidP="004F3331">
      <w:pPr>
        <w:rPr>
          <w:del w:id="211" w:author="Peter Akrill" w:date="2015-08-11T12:56:00Z"/>
        </w:rPr>
      </w:pPr>
    </w:p>
    <w:p w14:paraId="78079BC3" w14:textId="61ABD7CB" w:rsidR="00984B37" w:rsidRDefault="00C92C17">
      <w:pPr>
        <w:pPrChange w:id="212" w:author="Peter Akrill" w:date="2015-08-11T12:56:00Z">
          <w:pPr>
            <w:pStyle w:val="NormalWeb"/>
            <w:spacing w:before="0" w:beforeAutospacing="0" w:after="0" w:afterAutospacing="0"/>
          </w:pPr>
        </w:pPrChange>
      </w:pPr>
      <w:r>
        <w:t xml:space="preserve"> </w:t>
      </w:r>
    </w:p>
    <w:p w14:paraId="76FC391A" w14:textId="77777777" w:rsidR="00C92C17" w:rsidRDefault="00C92C17" w:rsidP="00984B37">
      <w:pPr>
        <w:pStyle w:val="Heading4"/>
      </w:pPr>
      <w:r>
        <w:t>Game</w:t>
      </w:r>
      <w:r w:rsidR="00984B37">
        <w:t>play and Game</w:t>
      </w:r>
      <w:r>
        <w:t xml:space="preserve"> Design | Updated 2014</w:t>
      </w:r>
    </w:p>
    <w:p w14:paraId="4AC58040" w14:textId="09E47E95" w:rsidR="00C92C17" w:rsidRDefault="00726DB1" w:rsidP="004F3331">
      <w:proofErr w:type="spellStart"/>
      <w:r>
        <w:rPr>
          <w:b/>
          <w:bCs/>
        </w:rPr>
        <w:t>Keyskills</w:t>
      </w:r>
      <w:proofErr w:type="spellEnd"/>
      <w:r w:rsidR="00C92C17">
        <w:rPr>
          <w:b/>
          <w:bCs/>
        </w:rPr>
        <w:t xml:space="preserve">: </w:t>
      </w:r>
      <w:r w:rsidR="00C92C17">
        <w:t>Prototyping, Flash, Game Design</w:t>
      </w:r>
    </w:p>
    <w:p w14:paraId="1DA24DC7" w14:textId="77777777" w:rsidR="00C92C17" w:rsidRDefault="00C92C17">
      <w:pPr>
        <w:pPrChange w:id="213" w:author="Peter Akrill" w:date="2015-08-11T12:56:00Z">
          <w:pPr>
            <w:pStyle w:val="NormalWeb"/>
            <w:spacing w:before="0" w:beforeAutospacing="0" w:after="0" w:afterAutospacing="0"/>
          </w:pPr>
        </w:pPrChange>
      </w:pPr>
      <w:r>
        <w:t>Here we teach the various game design techniques, involving prototyping, iterative design, board games and some game theory, whilst learning flash game development.</w:t>
      </w:r>
    </w:p>
    <w:p w14:paraId="5D56A859" w14:textId="77777777" w:rsidR="00C92C17" w:rsidRDefault="00C92C17">
      <w:pPr>
        <w:pPrChange w:id="214" w:author="Peter Akrill" w:date="2015-08-11T12:56:00Z">
          <w:pPr>
            <w:pStyle w:val="NormalWeb"/>
            <w:spacing w:before="0" w:beforeAutospacing="0" w:after="0" w:afterAutospacing="0"/>
          </w:pPr>
        </w:pPrChange>
      </w:pPr>
      <w:r>
        <w:t>At the end of the unit, the students are required to submit a game design and a prototype build of a project in an engine of their choice.</w:t>
      </w:r>
    </w:p>
    <w:p w14:paraId="1976D6C6" w14:textId="77777777" w:rsidR="00C92C17" w:rsidDel="00E47681" w:rsidRDefault="00C92C17" w:rsidP="00C92C17">
      <w:pPr>
        <w:rPr>
          <w:del w:id="215" w:author="Peter Akrill" w:date="2015-08-11T12:56:00Z"/>
        </w:rPr>
      </w:pPr>
    </w:p>
    <w:p w14:paraId="7C9A600F" w14:textId="77777777" w:rsidR="00C92C17" w:rsidRDefault="00C92C17">
      <w:pPr>
        <w:pStyle w:val="Heading4"/>
        <w:pPrChange w:id="216" w:author="Peter Akrill" w:date="2015-08-11T12:56:00Z">
          <w:pPr>
            <w:pStyle w:val="NormalWeb"/>
            <w:spacing w:before="0" w:beforeAutospacing="0" w:after="0" w:afterAutospacing="0"/>
          </w:pPr>
        </w:pPrChange>
      </w:pPr>
      <w:r>
        <w:rPr>
          <w:shd w:val="clear" w:color="auto" w:fill="FFFFFF"/>
        </w:rPr>
        <w:t>Personal Development and Project Preparation | Updated 2014</w:t>
      </w:r>
    </w:p>
    <w:p w14:paraId="6D2B7624" w14:textId="2E33E166" w:rsidR="00C92C17" w:rsidRDefault="00726DB1" w:rsidP="004F3331">
      <w:proofErr w:type="spellStart"/>
      <w:r>
        <w:rPr>
          <w:b/>
          <w:bCs/>
          <w:shd w:val="clear" w:color="auto" w:fill="FFFFFF"/>
        </w:rPr>
        <w:t>Keyskills</w:t>
      </w:r>
      <w:proofErr w:type="spellEnd"/>
      <w:r w:rsidR="00C92C17">
        <w:rPr>
          <w:b/>
          <w:bCs/>
          <w:shd w:val="clear" w:color="auto" w:fill="FFFFFF"/>
        </w:rPr>
        <w:t xml:space="preserve">: </w:t>
      </w:r>
      <w:r w:rsidR="00C92C17">
        <w:rPr>
          <w:shd w:val="clear" w:color="auto" w:fill="FFFFFF"/>
        </w:rPr>
        <w:t>Interviewing, Job Adverts, Employability, Preparation for Final Year Project</w:t>
      </w:r>
    </w:p>
    <w:p w14:paraId="38D9D931" w14:textId="77777777" w:rsidR="00C92C17" w:rsidRDefault="00C92C17">
      <w:pPr>
        <w:pPrChange w:id="217" w:author="Peter Akrill" w:date="2015-08-11T12:56:00Z">
          <w:pPr>
            <w:pStyle w:val="NormalWeb"/>
            <w:spacing w:before="0" w:beforeAutospacing="0" w:after="0" w:afterAutospacing="0"/>
          </w:pPr>
        </w:pPrChange>
      </w:pPr>
      <w:r>
        <w:t>The goal of Personal Development and Project Preparation is to build up our student’s employability by analysis of various employment related documents (CVs, job listings...etc.) before they create their own, ready for when they enter industry.</w:t>
      </w:r>
    </w:p>
    <w:p w14:paraId="21638DD6" w14:textId="77777777" w:rsidR="00C92C17" w:rsidRDefault="00C92C17">
      <w:pPr>
        <w:pPrChange w:id="218" w:author="Peter Akrill" w:date="2015-08-11T12:56:00Z">
          <w:pPr>
            <w:pStyle w:val="NormalWeb"/>
            <w:spacing w:before="0" w:beforeAutospacing="0" w:after="0" w:afterAutospacing="0"/>
          </w:pPr>
        </w:pPrChange>
      </w:pPr>
      <w:r>
        <w:t>The second half of the unit is to prepare the students for the beginning of their final major project in the third year culminating in the production of a feasibility study of their chosen project</w:t>
      </w:r>
    </w:p>
    <w:p w14:paraId="31ECF123" w14:textId="77777777" w:rsidR="00C92C17" w:rsidDel="00E47681" w:rsidRDefault="00C92C17" w:rsidP="00C92C17">
      <w:pPr>
        <w:rPr>
          <w:del w:id="219" w:author="Peter Akrill" w:date="2015-08-11T12:56:00Z"/>
        </w:rPr>
      </w:pPr>
    </w:p>
    <w:p w14:paraId="3FAC18E4" w14:textId="77777777" w:rsidR="00C92C17" w:rsidRDefault="00C92C17">
      <w:pPr>
        <w:pStyle w:val="Heading4"/>
        <w:pPrChange w:id="220" w:author="Peter Akrill" w:date="2015-08-11T12:56:00Z">
          <w:pPr>
            <w:pStyle w:val="NormalWeb"/>
            <w:spacing w:before="0" w:beforeAutospacing="0" w:after="0" w:afterAutospacing="0"/>
          </w:pPr>
        </w:pPrChange>
      </w:pPr>
      <w:r>
        <w:t>Engineering Software Systems</w:t>
      </w:r>
    </w:p>
    <w:p w14:paraId="47B338A0" w14:textId="41E1A6B0" w:rsidR="00C92C17" w:rsidRDefault="00726DB1" w:rsidP="004F3331">
      <w:proofErr w:type="spellStart"/>
      <w:r>
        <w:rPr>
          <w:b/>
          <w:bCs/>
        </w:rPr>
        <w:t>Keyskills</w:t>
      </w:r>
      <w:proofErr w:type="spellEnd"/>
      <w:r w:rsidR="00C92C17">
        <w:rPr>
          <w:b/>
          <w:bCs/>
        </w:rPr>
        <w:t xml:space="preserve">: </w:t>
      </w:r>
      <w:r w:rsidR="00C92C17">
        <w:t>Production Techniques, Testing Strategies, Agile</w:t>
      </w:r>
    </w:p>
    <w:p w14:paraId="609BF3E1" w14:textId="77777777" w:rsidR="00C92C17" w:rsidRDefault="00C92C17">
      <w:pPr>
        <w:pPrChange w:id="221" w:author="Peter Akrill" w:date="2015-08-11T12:57:00Z">
          <w:pPr>
            <w:pStyle w:val="NormalWeb"/>
            <w:spacing w:before="0" w:beforeAutospacing="0" w:after="0" w:afterAutospacing="0"/>
          </w:pPr>
        </w:pPrChange>
      </w:pPr>
      <w:r>
        <w:t>This unit is shared with our computing unit. It introduces the various techniques used for development of software products, such unit testing, extreme programming, agile and waterfall methodologies.</w:t>
      </w:r>
    </w:p>
    <w:p w14:paraId="0650040B" w14:textId="09A2E48C" w:rsidR="009F72E8" w:rsidRDefault="009F72E8">
      <w:pPr>
        <w:spacing w:after="200"/>
        <w:rPr>
          <w:b/>
          <w:sz w:val="28"/>
        </w:rPr>
      </w:pPr>
      <w:r>
        <w:br w:type="page"/>
      </w:r>
    </w:p>
    <w:p w14:paraId="49267CCA" w14:textId="77777777" w:rsidR="00C92C17" w:rsidDel="00E47681" w:rsidRDefault="00C92C17">
      <w:pPr>
        <w:pStyle w:val="UnitInfo"/>
        <w:rPr>
          <w:del w:id="222" w:author="Peter Akrill" w:date="2015-08-11T12:57:00Z"/>
        </w:rPr>
        <w:pPrChange w:id="223" w:author="Peter Akrill" w:date="2015-08-11T12:57:00Z">
          <w:pPr/>
        </w:pPrChange>
      </w:pPr>
    </w:p>
    <w:p w14:paraId="3C6FB893" w14:textId="77777777" w:rsidR="00C92C17" w:rsidRDefault="00C92C17">
      <w:pPr>
        <w:pStyle w:val="Heading3"/>
        <w:pPrChange w:id="224" w:author="Peter Akrill" w:date="2015-08-11T12:57:00Z">
          <w:pPr>
            <w:pStyle w:val="Heading4"/>
          </w:pPr>
        </w:pPrChange>
      </w:pPr>
      <w:bookmarkStart w:id="225" w:name="_Toc457379847"/>
      <w:r>
        <w:t>Year Three</w:t>
      </w:r>
      <w:bookmarkEnd w:id="225"/>
    </w:p>
    <w:p w14:paraId="1B95F69B" w14:textId="77777777" w:rsidR="00C92C17" w:rsidDel="00E47681" w:rsidRDefault="00C92C17" w:rsidP="00C92C17">
      <w:pPr>
        <w:rPr>
          <w:del w:id="226" w:author="Peter Akrill" w:date="2015-08-11T12:57:00Z"/>
        </w:rPr>
      </w:pPr>
    </w:p>
    <w:p w14:paraId="72B3340A" w14:textId="77777777" w:rsidR="001A3449" w:rsidRDefault="001A3449">
      <w:pPr>
        <w:pStyle w:val="Heading4"/>
        <w:pPrChange w:id="227" w:author="Peter Akrill" w:date="2015-08-11T12:57:00Z">
          <w:pPr>
            <w:pStyle w:val="NormalWeb"/>
            <w:spacing w:before="0" w:beforeAutospacing="0" w:after="0" w:afterAutospacing="0"/>
          </w:pPr>
        </w:pPrChange>
      </w:pPr>
      <w:r>
        <w:t>CORE: Video Game Design | Updated 2014</w:t>
      </w:r>
    </w:p>
    <w:p w14:paraId="6F6B005D" w14:textId="6269A508" w:rsidR="001A3449" w:rsidRDefault="00726DB1" w:rsidP="004F3331">
      <w:proofErr w:type="spellStart"/>
      <w:r>
        <w:rPr>
          <w:b/>
          <w:bCs/>
        </w:rPr>
        <w:t>Keyskills</w:t>
      </w:r>
      <w:proofErr w:type="spellEnd"/>
      <w:r w:rsidR="001A3449">
        <w:rPr>
          <w:b/>
          <w:bCs/>
        </w:rPr>
        <w:t xml:space="preserve">: </w:t>
      </w:r>
      <w:r w:rsidR="001A3449">
        <w:t>Game Design, 3d art skills, animation, Unreal, Unity</w:t>
      </w:r>
    </w:p>
    <w:p w14:paraId="29540101" w14:textId="77777777" w:rsidR="001A3449" w:rsidRDefault="001A3449">
      <w:pPr>
        <w:pPrChange w:id="228" w:author="Peter Akrill" w:date="2015-08-11T12:57:00Z">
          <w:pPr>
            <w:pStyle w:val="NormalWeb"/>
            <w:spacing w:before="0" w:beforeAutospacing="0" w:after="0" w:afterAutospacing="0"/>
          </w:pPr>
        </w:pPrChange>
      </w:pPr>
      <w:r>
        <w:t xml:space="preserve">This expands the skills developed in </w:t>
      </w:r>
      <w:r>
        <w:rPr>
          <w:b/>
          <w:bCs/>
        </w:rPr>
        <w:t>Computer Graphics for Games</w:t>
      </w:r>
      <w:r>
        <w:t xml:space="preserve"> and </w:t>
      </w:r>
      <w:r>
        <w:rPr>
          <w:b/>
          <w:bCs/>
        </w:rPr>
        <w:t>Gameplay &amp; Game design</w:t>
      </w:r>
      <w:r>
        <w:t>. The students take the knowledge they have acquired prior to this unit and apply it to creating a demo section of a game along with learning more advanced techniques in visual arts &amp; game flow theory, the students can work within teams to simulate studio development or individual depending on their preferences.</w:t>
      </w:r>
    </w:p>
    <w:p w14:paraId="4EC1AB21" w14:textId="77777777" w:rsidR="001A3449" w:rsidRDefault="001A3449">
      <w:pPr>
        <w:pPrChange w:id="229" w:author="Peter Akrill" w:date="2015-08-11T12:57:00Z">
          <w:pPr>
            <w:pStyle w:val="NormalWeb"/>
            <w:spacing w:before="0" w:beforeAutospacing="0" w:after="0" w:afterAutospacing="0"/>
          </w:pPr>
        </w:pPrChange>
      </w:pPr>
      <w:r>
        <w:t>The assessment is a finished game project in either Unity or Unreal.</w:t>
      </w:r>
    </w:p>
    <w:p w14:paraId="570448F2" w14:textId="77777777" w:rsidR="00C92C17" w:rsidDel="00E47681" w:rsidRDefault="00C92C17" w:rsidP="00C92C17">
      <w:pPr>
        <w:rPr>
          <w:del w:id="230" w:author="Peter Akrill" w:date="2015-08-11T12:57:00Z"/>
        </w:rPr>
      </w:pPr>
    </w:p>
    <w:p w14:paraId="06DAEE3B" w14:textId="18EC3D67" w:rsidR="00C92C17" w:rsidRDefault="00726DB1">
      <w:pPr>
        <w:pStyle w:val="Heading4"/>
        <w:pPrChange w:id="231" w:author="Peter Akrill" w:date="2015-08-11T12:57:00Z">
          <w:pPr>
            <w:pStyle w:val="NormalWeb"/>
            <w:spacing w:before="0" w:beforeAutospacing="0" w:after="0" w:afterAutospacing="0"/>
          </w:pPr>
        </w:pPrChange>
      </w:pPr>
      <w:r>
        <w:t>CORE</w:t>
      </w:r>
      <w:r w:rsidR="00C92C17">
        <w:t xml:space="preserve">: </w:t>
      </w:r>
      <w:r w:rsidR="00DB302A">
        <w:t xml:space="preserve">Indie Game </w:t>
      </w:r>
      <w:r w:rsidR="00C92C17">
        <w:t xml:space="preserve">Project </w:t>
      </w:r>
    </w:p>
    <w:p w14:paraId="4C649E32" w14:textId="4780DF32" w:rsidR="00C92C17" w:rsidRDefault="00726DB1" w:rsidP="004F3331">
      <w:proofErr w:type="spellStart"/>
      <w:r>
        <w:rPr>
          <w:b/>
          <w:bCs/>
        </w:rPr>
        <w:t>Keyskills</w:t>
      </w:r>
      <w:proofErr w:type="spellEnd"/>
      <w:r w:rsidR="00C92C17">
        <w:rPr>
          <w:b/>
          <w:bCs/>
        </w:rPr>
        <w:t>:</w:t>
      </w:r>
      <w:r w:rsidR="00C92C17">
        <w:t xml:space="preserve"> </w:t>
      </w:r>
      <w:proofErr w:type="spellStart"/>
      <w:r w:rsidR="00C92C17">
        <w:t>Self Motivation</w:t>
      </w:r>
      <w:proofErr w:type="spellEnd"/>
      <w:r w:rsidR="00C92C17">
        <w:t>, whatever the student wants (with supervision)</w:t>
      </w:r>
    </w:p>
    <w:p w14:paraId="465B05BD" w14:textId="51979411" w:rsidR="00C92C17" w:rsidRDefault="00C92C17">
      <w:pPr>
        <w:pPrChange w:id="232" w:author="Peter Akrill" w:date="2015-08-11T12:57:00Z">
          <w:pPr>
            <w:pStyle w:val="NormalWeb"/>
            <w:spacing w:before="0" w:beforeAutospacing="0" w:after="0" w:afterAutospacing="0"/>
          </w:pPr>
        </w:pPrChange>
      </w:pPr>
      <w:r>
        <w:t xml:space="preserve">Here the students have to choose a project and follow it through with one to one supervision from one of the staff to help </w:t>
      </w:r>
      <w:r w:rsidR="00B979F0">
        <w:t>fulfil</w:t>
      </w:r>
      <w:r>
        <w:t xml:space="preserve"> the project's Aims and Objectives.</w:t>
      </w:r>
    </w:p>
    <w:p w14:paraId="6AAF4D2F" w14:textId="77777777" w:rsidR="00C92C17" w:rsidRDefault="00DB302A">
      <w:pPr>
        <w:pStyle w:val="Heading4"/>
        <w:pPrChange w:id="233" w:author="Peter Akrill" w:date="2015-08-11T12:57:00Z">
          <w:pPr>
            <w:pStyle w:val="NormalWeb"/>
            <w:spacing w:before="0" w:beforeAutospacing="0" w:after="0" w:afterAutospacing="0"/>
          </w:pPr>
        </w:pPrChange>
      </w:pPr>
      <w:r>
        <w:t>CORE</w:t>
      </w:r>
      <w:r w:rsidR="00C92C17">
        <w:t>: Mobile Applications | Introduced 2014</w:t>
      </w:r>
    </w:p>
    <w:p w14:paraId="632D8CDC" w14:textId="28FBE568" w:rsidR="00C92C17" w:rsidRDefault="00726DB1" w:rsidP="004F3331">
      <w:proofErr w:type="spellStart"/>
      <w:r>
        <w:rPr>
          <w:b/>
          <w:bCs/>
        </w:rPr>
        <w:t>Keyskills</w:t>
      </w:r>
      <w:proofErr w:type="spellEnd"/>
      <w:r w:rsidR="00C92C17">
        <w:rPr>
          <w:b/>
          <w:bCs/>
        </w:rPr>
        <w:t xml:space="preserve">: </w:t>
      </w:r>
      <w:proofErr w:type="spellStart"/>
      <w:r w:rsidR="00DB302A">
        <w:t>Javascript</w:t>
      </w:r>
      <w:proofErr w:type="spellEnd"/>
      <w:r w:rsidR="00C92C17">
        <w:t xml:space="preserve">, Java, JNI, </w:t>
      </w:r>
      <w:proofErr w:type="spellStart"/>
      <w:r w:rsidR="00C92C17">
        <w:t>AdMob</w:t>
      </w:r>
      <w:proofErr w:type="spellEnd"/>
      <w:r w:rsidR="00C92C17">
        <w:t>, In App Purchases, Amazon Web Services, Android Dev, Releasing to mobile marketplaces, SCRUM, Agile</w:t>
      </w:r>
    </w:p>
    <w:p w14:paraId="74637123" w14:textId="77777777" w:rsidR="00C92C17" w:rsidRDefault="00C92C17">
      <w:pPr>
        <w:pPrChange w:id="234" w:author="Peter Akrill" w:date="2015-08-11T12:57:00Z">
          <w:pPr>
            <w:pStyle w:val="NormalWeb"/>
            <w:spacing w:before="0" w:beforeAutospacing="0" w:after="0" w:afterAutospacing="0"/>
          </w:pPr>
        </w:pPrChange>
      </w:pPr>
      <w:r>
        <w:t xml:space="preserve">This unit follows on from </w:t>
      </w:r>
      <w:r>
        <w:rPr>
          <w:b/>
          <w:bCs/>
        </w:rPr>
        <w:t>Mobile Game Fundamentals</w:t>
      </w:r>
      <w:r>
        <w:t xml:space="preserve">, students take the game created from the previous unit and start to add various APIs to it, learning about dependencies by implementing various third party APIs and making Java and C++ interact with each other. </w:t>
      </w:r>
    </w:p>
    <w:p w14:paraId="4A564978" w14:textId="77777777" w:rsidR="00C92C17" w:rsidDel="00E47681" w:rsidRDefault="00C92C17" w:rsidP="00C92C17">
      <w:pPr>
        <w:rPr>
          <w:del w:id="235" w:author="Peter Akrill" w:date="2015-08-11T12:57:00Z"/>
        </w:rPr>
      </w:pPr>
    </w:p>
    <w:p w14:paraId="4EF0CE41" w14:textId="77777777" w:rsidR="00C92C17" w:rsidRDefault="00C92C17">
      <w:pPr>
        <w:pStyle w:val="Heading4"/>
        <w:pPrChange w:id="236" w:author="Peter Akrill" w:date="2015-08-11T12:57:00Z">
          <w:pPr>
            <w:pStyle w:val="NormalWeb"/>
            <w:spacing w:before="0" w:beforeAutospacing="0" w:after="0" w:afterAutospacing="0"/>
          </w:pPr>
        </w:pPrChange>
      </w:pPr>
      <w:r>
        <w:t>OPTION: Business Of Computer Games | Introduced 2014</w:t>
      </w:r>
    </w:p>
    <w:p w14:paraId="1BD3F7D2" w14:textId="1C637A44" w:rsidR="00C92C17" w:rsidRDefault="00726DB1" w:rsidP="004F3331">
      <w:proofErr w:type="spellStart"/>
      <w:r>
        <w:rPr>
          <w:b/>
          <w:bCs/>
        </w:rPr>
        <w:t>Keyskills</w:t>
      </w:r>
      <w:proofErr w:type="spellEnd"/>
      <w:r w:rsidR="00C92C17">
        <w:rPr>
          <w:b/>
          <w:bCs/>
        </w:rPr>
        <w:t xml:space="preserve">: </w:t>
      </w:r>
      <w:r w:rsidR="00C92C17">
        <w:t>Finance, Funding, Invoicing, Legal</w:t>
      </w:r>
    </w:p>
    <w:p w14:paraId="7F322C65" w14:textId="77777777" w:rsidR="00C92C17" w:rsidRDefault="00C92C17">
      <w:pPr>
        <w:pPrChange w:id="237" w:author="Peter Akrill" w:date="2015-08-11T12:57:00Z">
          <w:pPr>
            <w:pStyle w:val="NormalWeb"/>
            <w:spacing w:before="0" w:beforeAutospacing="0" w:after="0" w:afterAutospacing="0"/>
          </w:pPr>
        </w:pPrChange>
      </w:pPr>
      <w:r>
        <w:t>Here the students learn how they can make money from their businesses. Invoicing, Quoting and presentational skills are all important factors in this unit.</w:t>
      </w:r>
    </w:p>
    <w:p w14:paraId="5C69A278" w14:textId="77777777" w:rsidR="00952EB2" w:rsidRDefault="00952EB2">
      <w:pPr>
        <w:pStyle w:val="Heading4"/>
        <w:pPrChange w:id="238" w:author="Peter Akrill" w:date="2015-08-11T12:57:00Z">
          <w:pPr>
            <w:pStyle w:val="NormalWeb"/>
            <w:spacing w:before="0" w:beforeAutospacing="0" w:after="0" w:afterAutospacing="0"/>
          </w:pPr>
        </w:pPrChange>
      </w:pPr>
      <w:r>
        <w:t>OPTION: Computer Law and Intellectual Property</w:t>
      </w:r>
    </w:p>
    <w:p w14:paraId="1DF97357" w14:textId="6C246269" w:rsidR="00952EB2" w:rsidRDefault="00B979F0" w:rsidP="004F3331">
      <w:proofErr w:type="spellStart"/>
      <w:r>
        <w:rPr>
          <w:b/>
          <w:bCs/>
        </w:rPr>
        <w:t>Keyskills</w:t>
      </w:r>
      <w:proofErr w:type="spellEnd"/>
      <w:r w:rsidR="00952EB2">
        <w:rPr>
          <w:b/>
          <w:bCs/>
        </w:rPr>
        <w:t xml:space="preserve">: </w:t>
      </w:r>
      <w:r w:rsidR="00952EB2">
        <w:t>Finance, Funding, Invoicing, Legal</w:t>
      </w:r>
    </w:p>
    <w:p w14:paraId="7BE34C04" w14:textId="77777777" w:rsidR="001A3449" w:rsidRDefault="001A3449" w:rsidP="004F3331">
      <w:r>
        <w:rPr>
          <w:rFonts w:ascii="Bliss 2 ExtraLight" w:hAnsi="Bliss 2 ExtraLight" w:cs="Bliss 2 ExtraLight"/>
          <w:color w:val="221E1F"/>
          <w:sz w:val="23"/>
          <w:szCs w:val="23"/>
        </w:rPr>
        <w:t>This unit is designed to give non-law students a practical guide to the fast-changing area of law relating to computer/information technology. It will consider the protection it affords, and monitor the development of current issues in this area.</w:t>
      </w:r>
    </w:p>
    <w:p w14:paraId="7960381D" w14:textId="77777777" w:rsidR="00C92C17" w:rsidDel="00E47681" w:rsidRDefault="00C92C17" w:rsidP="00C92C17">
      <w:pPr>
        <w:rPr>
          <w:del w:id="239" w:author="Peter Akrill" w:date="2015-08-11T12:57:00Z"/>
        </w:rPr>
      </w:pPr>
    </w:p>
    <w:p w14:paraId="4BE1DD27" w14:textId="77777777" w:rsidR="00C92C17" w:rsidDel="00E47681" w:rsidRDefault="00C92C17" w:rsidP="00C92C17">
      <w:pPr>
        <w:rPr>
          <w:del w:id="240" w:author="Peter Akrill" w:date="2015-08-11T12:57:00Z"/>
        </w:rPr>
      </w:pPr>
    </w:p>
    <w:p w14:paraId="7E822AA4" w14:textId="7C999FEB" w:rsidR="00C92C17" w:rsidRDefault="00C92C17">
      <w:pPr>
        <w:pStyle w:val="Heading4"/>
        <w:pPrChange w:id="241" w:author="Peter Akrill" w:date="2015-08-11T12:57:00Z">
          <w:pPr>
            <w:pStyle w:val="NormalWeb"/>
            <w:spacing w:before="0" w:beforeAutospacing="0" w:after="0" w:afterAutospacing="0"/>
          </w:pPr>
        </w:pPrChange>
      </w:pPr>
      <w:r>
        <w:t>OPTION: Artificial Intelligence For Games | In development for 201</w:t>
      </w:r>
      <w:r w:rsidR="00996490">
        <w:t>6</w:t>
      </w:r>
    </w:p>
    <w:p w14:paraId="235B4580" w14:textId="0BDAF3AD" w:rsidR="00C92C17" w:rsidRDefault="00B979F0">
      <w:pPr>
        <w:pPrChange w:id="242" w:author="Peter Akrill" w:date="2015-08-11T12:57:00Z">
          <w:pPr>
            <w:pStyle w:val="NormalWeb"/>
            <w:spacing w:before="0" w:beforeAutospacing="0" w:after="0" w:afterAutospacing="0"/>
          </w:pPr>
        </w:pPrChange>
      </w:pPr>
      <w:proofErr w:type="spellStart"/>
      <w:r>
        <w:rPr>
          <w:b/>
          <w:bCs/>
        </w:rPr>
        <w:t>Keyskills</w:t>
      </w:r>
      <w:proofErr w:type="spellEnd"/>
      <w:r w:rsidR="00C92C17">
        <w:rPr>
          <w:b/>
          <w:bCs/>
        </w:rPr>
        <w:t xml:space="preserve">: </w:t>
      </w:r>
      <w:r w:rsidR="00C92C17">
        <w:t>AI, Behaviour Trees, Flocki</w:t>
      </w:r>
      <w:r w:rsidR="008E4BFD">
        <w:t>ng and Pathfinding, Fuzzy Logic</w:t>
      </w:r>
    </w:p>
    <w:p w14:paraId="067C76B9" w14:textId="7680F85B" w:rsidR="00996490" w:rsidRDefault="00996490">
      <w:pPr>
        <w:spacing w:after="200"/>
        <w:rPr>
          <w:rFonts w:eastAsiaTheme="majorEastAsia" w:cs="Arial"/>
          <w:b/>
          <w:bCs/>
          <w:color w:val="FFFFFF" w:themeColor="background1"/>
        </w:rPr>
      </w:pPr>
      <w:r>
        <w:rPr>
          <w:rFonts w:cs="Arial"/>
        </w:rPr>
        <w:br w:type="page"/>
      </w:r>
    </w:p>
    <w:p w14:paraId="4CC4BD82" w14:textId="77777777" w:rsidR="00C92C17" w:rsidDel="00E47681" w:rsidRDefault="00C92C17" w:rsidP="00B45A81">
      <w:pPr>
        <w:spacing w:after="0" w:line="240" w:lineRule="auto"/>
        <w:rPr>
          <w:del w:id="243" w:author="Peter Akrill" w:date="2015-08-11T12:58:00Z"/>
          <w:rFonts w:cs="Arial"/>
        </w:rPr>
      </w:pPr>
    </w:p>
    <w:p w14:paraId="62E46E51" w14:textId="77777777" w:rsidR="00B45A81" w:rsidRPr="006A7798" w:rsidDel="00E47681" w:rsidRDefault="00B45A81" w:rsidP="00B45A81">
      <w:pPr>
        <w:spacing w:after="0" w:line="240" w:lineRule="auto"/>
        <w:rPr>
          <w:del w:id="244" w:author="Peter Akrill" w:date="2015-08-11T12:58:00Z"/>
          <w:rFonts w:cs="Arial"/>
        </w:rPr>
      </w:pPr>
    </w:p>
    <w:p w14:paraId="1C4167F3" w14:textId="77777777" w:rsidR="00257C8A" w:rsidDel="00E47681" w:rsidRDefault="00257C8A" w:rsidP="00B45A81">
      <w:pPr>
        <w:spacing w:after="0" w:line="240" w:lineRule="auto"/>
        <w:rPr>
          <w:del w:id="245" w:author="Peter Akrill" w:date="2015-08-11T12:57:00Z"/>
        </w:rPr>
      </w:pPr>
    </w:p>
    <w:p w14:paraId="4AF3C15D" w14:textId="77777777" w:rsidR="00C1274C" w:rsidRDefault="00C1274C" w:rsidP="008E0EF9">
      <w:pPr>
        <w:pStyle w:val="Heading2"/>
      </w:pPr>
      <w:bookmarkStart w:id="246" w:name="_Toc457379848"/>
      <w:r w:rsidRPr="006A7798">
        <w:t>Course</w:t>
      </w:r>
      <w:r w:rsidR="008708C0">
        <w:t xml:space="preserve"> Learning and Teaching strategy</w:t>
      </w:r>
      <w:bookmarkEnd w:id="246"/>
    </w:p>
    <w:p w14:paraId="17A1E7B0" w14:textId="77777777" w:rsidR="00217BB4" w:rsidRDefault="00217BB4" w:rsidP="00217BB4">
      <w:bookmarkStart w:id="247" w:name="_Toc410728762"/>
      <w:r>
        <w:t>Most of the course is taught using material in Microsoft office, webpages, google docs and mercurial repositories. All of which can be found on the Solent Online Learning pages.</w:t>
      </w:r>
    </w:p>
    <w:p w14:paraId="3941F63F" w14:textId="77777777" w:rsidR="00217BB4" w:rsidRPr="00921559" w:rsidRDefault="00217BB4" w:rsidP="00217BB4">
      <w:pPr>
        <w:rPr>
          <w:u w:val="single"/>
        </w:rPr>
      </w:pPr>
      <w:r>
        <w:t xml:space="preserve">As I mentioned in the introduction, you cannot pass this course simply by turning up, or simply reading the content. Think of it like a board or card game. Simply understanding the rules is not going to make you a championship player. You must practice. </w:t>
      </w:r>
    </w:p>
    <w:p w14:paraId="7E2D5491" w14:textId="77777777" w:rsidR="005F6BFE" w:rsidRDefault="005F6BFE" w:rsidP="008E0EF9">
      <w:pPr>
        <w:pStyle w:val="Heading2"/>
      </w:pPr>
      <w:bookmarkStart w:id="248" w:name="_Toc457379849"/>
      <w:r>
        <w:t>Professional</w:t>
      </w:r>
      <w:r w:rsidR="00257C8A">
        <w:t xml:space="preserve"> Statutory Regulatory</w:t>
      </w:r>
      <w:r>
        <w:t xml:space="preserve"> Body Accreditation detail</w:t>
      </w:r>
      <w:bookmarkEnd w:id="247"/>
      <w:bookmarkEnd w:id="248"/>
      <w:r>
        <w:t xml:space="preserve"> </w:t>
      </w:r>
    </w:p>
    <w:p w14:paraId="56730855" w14:textId="4624B269" w:rsidR="00B45A81" w:rsidRPr="008E4BFD" w:rsidRDefault="008F7974">
      <w:pPr>
        <w:spacing w:after="200"/>
        <w:pPrChange w:id="249" w:author="Peter Akrill" w:date="2015-08-11T12:58:00Z">
          <w:pPr>
            <w:spacing w:after="0" w:line="240" w:lineRule="auto"/>
          </w:pPr>
        </w:pPrChange>
      </w:pPr>
      <w:r>
        <w:t>We are hoping to apply for a Creative Skillset accreditation in the next few years… watch this space</w:t>
      </w:r>
    </w:p>
    <w:p w14:paraId="210352D1" w14:textId="77777777" w:rsidR="00AF5FCE" w:rsidRDefault="00BE1B45" w:rsidP="008E0EF9">
      <w:pPr>
        <w:pStyle w:val="Heading2"/>
      </w:pPr>
      <w:bookmarkStart w:id="250" w:name="_Toc457379850"/>
      <w:r w:rsidRPr="006A7798">
        <w:t>Learning Resources</w:t>
      </w:r>
      <w:bookmarkEnd w:id="250"/>
    </w:p>
    <w:p w14:paraId="70214ADF" w14:textId="77777777" w:rsidR="00AF5FCE" w:rsidDel="00E47681" w:rsidRDefault="00AF5FCE" w:rsidP="00B51DB2">
      <w:pPr>
        <w:rPr>
          <w:del w:id="251" w:author="Peter Akrill" w:date="2015-08-11T12:58:00Z"/>
        </w:rPr>
      </w:pPr>
    </w:p>
    <w:p w14:paraId="7E60E20D" w14:textId="21AA867C" w:rsidR="00AF5FCE" w:rsidRDefault="00AF5FCE" w:rsidP="00B51DB2">
      <w:r>
        <w:t>We have many extra facilities that sup</w:t>
      </w:r>
      <w:r w:rsidR="008E4BFD">
        <w:t>ply you with extra support through</w:t>
      </w:r>
      <w:r>
        <w:t>out the university…</w:t>
      </w:r>
    </w:p>
    <w:p w14:paraId="57474809" w14:textId="77777777" w:rsidR="008F7974" w:rsidRDefault="008F7974">
      <w:pPr>
        <w:pStyle w:val="Heading3"/>
        <w:pPrChange w:id="252" w:author="Peter Akrill" w:date="2015-08-11T12:58:00Z">
          <w:pPr>
            <w:pStyle w:val="Heading4"/>
          </w:pPr>
        </w:pPrChange>
      </w:pPr>
      <w:bookmarkStart w:id="253" w:name="_Toc457379851"/>
      <w:r>
        <w:t>Out of hours work</w:t>
      </w:r>
      <w:bookmarkEnd w:id="253"/>
    </w:p>
    <w:p w14:paraId="72A75B29" w14:textId="49D58C12" w:rsidR="00AF5FCE" w:rsidRDefault="00AF5FCE">
      <w:r>
        <w:t xml:space="preserve">If you need to do work outside the usual university hours (evenings and weekends), you have access to the </w:t>
      </w:r>
      <w:r w:rsidR="008E4BFD">
        <w:t>Andrews building.</w:t>
      </w:r>
    </w:p>
    <w:p w14:paraId="364949E9" w14:textId="77777777" w:rsidR="008F7974" w:rsidRDefault="008F7974">
      <w:pPr>
        <w:pStyle w:val="Heading3"/>
        <w:pPrChange w:id="254" w:author="Peter Akrill" w:date="2015-08-11T12:58:00Z">
          <w:pPr>
            <w:pStyle w:val="Heading4"/>
          </w:pPr>
        </w:pPrChange>
      </w:pPr>
      <w:bookmarkStart w:id="255" w:name="_Toc457379852"/>
      <w:r>
        <w:t>Library</w:t>
      </w:r>
      <w:bookmarkEnd w:id="255"/>
    </w:p>
    <w:p w14:paraId="0836EEEC" w14:textId="77777777" w:rsidR="00AF5FCE" w:rsidRDefault="00AF5FCE">
      <w:r>
        <w:t>And a library with our very own dedicated Librarian, so now I hand you over to Kathryn Ballard…</w:t>
      </w:r>
    </w:p>
    <w:p w14:paraId="753DBD5A" w14:textId="77777777" w:rsidR="00AF5FCE" w:rsidRDefault="00AF5FCE">
      <w:pPr>
        <w:pStyle w:val="Quote"/>
        <w:pPrChange w:id="256" w:author="Peter Akrill" w:date="2015-08-11T12:58:00Z">
          <w:pPr/>
        </w:pPrChange>
      </w:pPr>
      <w:r>
        <w:t>The Library gives you access to a wealth of quality information to support you in your courses.</w:t>
      </w:r>
    </w:p>
    <w:p w14:paraId="6E838FB8" w14:textId="209BBE7A" w:rsidR="00AF5FCE" w:rsidRDefault="00AF5FCE">
      <w:pPr>
        <w:pStyle w:val="Quote"/>
        <w:pPrChange w:id="257" w:author="Peter Akrill" w:date="2015-08-11T12:58:00Z">
          <w:pPr/>
        </w:pPrChange>
      </w:pPr>
      <w:r>
        <w:t xml:space="preserve">There are printed books on computer games and all aspects of computing on Floor 1C, plus the printed magazines and journals such as </w:t>
      </w:r>
      <w:r w:rsidR="00B979F0">
        <w:t>PlayStation</w:t>
      </w:r>
      <w:r>
        <w:t xml:space="preserve">, Xbox, Edge and more.  This floor also has group study spaces you can use.  However, there is also a vast online library you can access via links on the Library Portal: this includes </w:t>
      </w:r>
      <w:proofErr w:type="spellStart"/>
      <w:r>
        <w:t>ebooks</w:t>
      </w:r>
      <w:proofErr w:type="spellEnd"/>
      <w:r>
        <w:t xml:space="preserve"> you can read off campus, electronic journals and magazine articles – you can access the databases to search across thousands of these in one hit.  If you want to watch or record relevant television and radio broadcasts then have a look at </w:t>
      </w:r>
      <w:proofErr w:type="spellStart"/>
      <w:r>
        <w:t>BoB</w:t>
      </w:r>
      <w:proofErr w:type="spellEnd"/>
      <w:r>
        <w:t xml:space="preserve"> National (it’s like a huge on demand TV service with coverage going back further and more channels to explore!)…</w:t>
      </w:r>
    </w:p>
    <w:p w14:paraId="5272BF94" w14:textId="77777777" w:rsidR="00AF5FCE" w:rsidRDefault="00AF5FCE">
      <w:pPr>
        <w:pStyle w:val="Quote"/>
        <w:pPrChange w:id="258" w:author="Peter Akrill" w:date="2015-08-11T12:58:00Z">
          <w:pPr/>
        </w:pPrChange>
      </w:pPr>
      <w:r>
        <w:t>You will need to have your campus card on you to get into the Library – but once in, make use of the group or silent study spaces, borrow books using the self-service machines or access the computing and printing facilities in the Learning Resource Centre on Floor 2.  If you need help at any point, just ask at the help desk or find Kathryn Ballard, Information Librarian for the School of Media Arts &amp; Technology in ML102 (</w:t>
      </w:r>
      <w:r w:rsidR="008E0EF9">
        <w:fldChar w:fldCharType="begin"/>
      </w:r>
      <w:r w:rsidR="008E0EF9">
        <w:instrText xml:space="preserve"> HYPERLINK "mailto:kathryn.ballard@solent.ac.uk" </w:instrText>
      </w:r>
      <w:r w:rsidR="008E0EF9">
        <w:fldChar w:fldCharType="separate"/>
      </w:r>
      <w:r>
        <w:rPr>
          <w:rStyle w:val="Hyperlink"/>
        </w:rPr>
        <w:t>kathryn.ballard@solent.ac.uk</w:t>
      </w:r>
      <w:r w:rsidR="008E0EF9">
        <w:rPr>
          <w:rStyle w:val="Hyperlink"/>
        </w:rPr>
        <w:fldChar w:fldCharType="end"/>
      </w:r>
      <w:r>
        <w:t>).</w:t>
      </w:r>
    </w:p>
    <w:p w14:paraId="1618F951" w14:textId="77777777" w:rsidR="008F7974" w:rsidRDefault="008F7974">
      <w:pPr>
        <w:rPr>
          <w:color w:val="1F497D"/>
        </w:rPr>
      </w:pPr>
    </w:p>
    <w:p w14:paraId="1B41D617" w14:textId="77777777" w:rsidR="00996490" w:rsidRDefault="00996490" w:rsidP="00AC09F3"/>
    <w:p w14:paraId="4079EC7E" w14:textId="77777777" w:rsidR="008F7974" w:rsidRDefault="008F7974">
      <w:pPr>
        <w:pStyle w:val="Heading3"/>
        <w:pPrChange w:id="259" w:author="Peter Akrill" w:date="2015-08-11T12:59:00Z">
          <w:pPr>
            <w:pStyle w:val="Heading4"/>
          </w:pPr>
        </w:pPrChange>
      </w:pPr>
      <w:bookmarkStart w:id="260" w:name="_Toc457379853"/>
      <w:r>
        <w:lastRenderedPageBreak/>
        <w:t>Student Hub</w:t>
      </w:r>
      <w:bookmarkEnd w:id="260"/>
    </w:p>
    <w:p w14:paraId="51EC77DE" w14:textId="77777777" w:rsidR="008E4BFD" w:rsidRDefault="00ED0307" w:rsidP="008E4BFD">
      <w:r>
        <w:t xml:space="preserve">As you enter </w:t>
      </w:r>
      <w:r w:rsidR="008E4BFD">
        <w:t>any queries about the university. These include various things such as Hardship Fund, Counselling, Jobs and Housing. They do so much, if you have a query I suggest you pop in and chat to them.</w:t>
      </w:r>
    </w:p>
    <w:p w14:paraId="15AB8950" w14:textId="77777777" w:rsidR="00B979F0" w:rsidDel="00651C21" w:rsidRDefault="00537F60" w:rsidP="00B979F0">
      <w:pPr>
        <w:rPr>
          <w:del w:id="261" w:author="Peter Akrill" w:date="2015-08-11T13:00:00Z"/>
        </w:rPr>
      </w:pPr>
      <w:hyperlink r:id="rId56" w:history="1">
        <w:r w:rsidR="00B979F0" w:rsidRPr="00DC4B50">
          <w:rPr>
            <w:rStyle w:val="Hyperlink"/>
          </w:rPr>
          <w:t>http://portal.solent.ac.uk/support/support.aspx</w:t>
        </w:r>
      </w:hyperlink>
    </w:p>
    <w:p w14:paraId="70BF7982" w14:textId="77777777" w:rsidR="00B979F0" w:rsidDel="00E47681" w:rsidRDefault="00B979F0" w:rsidP="00B979F0">
      <w:pPr>
        <w:rPr>
          <w:del w:id="262" w:author="Peter Akrill" w:date="2015-08-11T12:59:00Z"/>
        </w:rPr>
      </w:pPr>
    </w:p>
    <w:p w14:paraId="7CA559F2" w14:textId="77777777" w:rsidR="00B979F0" w:rsidRDefault="00B979F0" w:rsidP="00B979F0">
      <w:pPr>
        <w:rPr>
          <w:ins w:id="263" w:author="Peter Akrill" w:date="2015-08-11T12:59:00Z"/>
          <w:b/>
          <w:sz w:val="28"/>
          <w:u w:val="single"/>
        </w:rPr>
      </w:pPr>
    </w:p>
    <w:p w14:paraId="70E8D5B8" w14:textId="4D8E0A3E" w:rsidR="00651C21" w:rsidRDefault="00B63C0C">
      <w:pPr>
        <w:pStyle w:val="Heading3"/>
        <w:rPr>
          <w:ins w:id="264" w:author="Peter Akrill" w:date="2015-08-11T12:59:00Z"/>
        </w:rPr>
        <w:pPrChange w:id="265" w:author="Peter Akrill" w:date="2015-08-11T12:59:00Z">
          <w:pPr>
            <w:pStyle w:val="Heading4"/>
          </w:pPr>
        </w:pPrChange>
      </w:pPr>
      <w:bookmarkStart w:id="266" w:name="_Toc457379854"/>
      <w:r>
        <w:t xml:space="preserve">Free </w:t>
      </w:r>
      <w:r w:rsidRPr="008E4BFD">
        <w:rPr>
          <w:rStyle w:val="Heading3Char"/>
        </w:rPr>
        <w:t>Software</w:t>
      </w:r>
      <w:bookmarkEnd w:id="266"/>
    </w:p>
    <w:p w14:paraId="3D86786C" w14:textId="77777777" w:rsidR="00651C21" w:rsidRDefault="00651C21">
      <w:pPr>
        <w:rPr>
          <w:ins w:id="267" w:author="Peter Akrill" w:date="2015-08-11T13:00:00Z"/>
        </w:rPr>
        <w:pPrChange w:id="268" w:author="Peter Akrill" w:date="2015-08-11T12:59:00Z">
          <w:pPr>
            <w:pStyle w:val="Heading4"/>
          </w:pPr>
        </w:pPrChange>
      </w:pPr>
      <w:ins w:id="269" w:author="Peter Akrill" w:date="2015-08-11T12:59:00Z">
        <w:r>
          <w:t xml:space="preserve">We don’t want you pirating software during your time at Solent, to make sure </w:t>
        </w:r>
      </w:ins>
      <w:ins w:id="270" w:author="Peter Akrill" w:date="2015-08-11T13:00:00Z">
        <w:r>
          <w:t>you don’t, we make sure you have access to the following services</w:t>
        </w:r>
      </w:ins>
    </w:p>
    <w:p w14:paraId="4E823EC1" w14:textId="77777777" w:rsidR="00651C21" w:rsidRPr="00B51DB2" w:rsidDel="00651C21" w:rsidRDefault="00651C21">
      <w:pPr>
        <w:rPr>
          <w:del w:id="271" w:author="Peter Akrill" w:date="2015-08-11T13:00:00Z"/>
        </w:rPr>
        <w:pPrChange w:id="272" w:author="Peter Akrill" w:date="2015-08-11T12:59:00Z">
          <w:pPr>
            <w:pStyle w:val="Heading4"/>
          </w:pPr>
        </w:pPrChange>
      </w:pPr>
    </w:p>
    <w:p w14:paraId="33A90372" w14:textId="438DB312" w:rsidR="005B5F83" w:rsidRDefault="00E11A04">
      <w:pPr>
        <w:pStyle w:val="Heading4"/>
        <w:rPr>
          <w:ins w:id="273" w:author="Peter Akrill" w:date="2015-08-11T13:00:00Z"/>
        </w:rPr>
        <w:pPrChange w:id="274" w:author="Peter Akrill" w:date="2015-08-11T13:00:00Z">
          <w:pPr/>
        </w:pPrChange>
      </w:pPr>
      <w:r>
        <w:t>Microsoft Imagine</w:t>
      </w:r>
    </w:p>
    <w:p w14:paraId="5767CB1E" w14:textId="79F0FC7B" w:rsidR="00B979F0" w:rsidRDefault="00651C21">
      <w:ins w:id="275" w:author="Peter Akrill" w:date="2015-08-11T13:00:00Z">
        <w:r>
          <w:t>This gives you access to</w:t>
        </w:r>
      </w:ins>
      <w:r w:rsidR="004B1340">
        <w:t xml:space="preserve"> Windows operating systems and the Visual Studio version you need</w:t>
      </w:r>
      <w:r w:rsidR="00B979F0">
        <w:t>:</w:t>
      </w:r>
    </w:p>
    <w:p w14:paraId="4DA9F90E" w14:textId="2C9814EC" w:rsidR="00B979F0" w:rsidRDefault="00537F60">
      <w:hyperlink r:id="rId57" w:history="1">
        <w:r w:rsidR="00B979F0" w:rsidRPr="00B979F0">
          <w:rPr>
            <w:rStyle w:val="Hyperlink"/>
          </w:rPr>
          <w:t>https://www.dreamspark.com/Student/Default.aspx</w:t>
        </w:r>
      </w:hyperlink>
    </w:p>
    <w:p w14:paraId="69802FE0" w14:textId="77777777" w:rsidR="00B63C0C" w:rsidRDefault="00B63C0C">
      <w:pPr>
        <w:pStyle w:val="Heading4"/>
        <w:pPrChange w:id="276" w:author="Peter Akrill" w:date="2015-08-11T13:00:00Z">
          <w:pPr/>
        </w:pPrChange>
      </w:pPr>
      <w:r>
        <w:t>Office 365</w:t>
      </w:r>
    </w:p>
    <w:p w14:paraId="2A199DCA" w14:textId="4869D3AA" w:rsidR="004B1340" w:rsidRPr="004B1340" w:rsidRDefault="004B1340" w:rsidP="004B1340">
      <w:r>
        <w:t>Here you can access the latest version of Office</w:t>
      </w:r>
      <w:r w:rsidR="00B979F0">
        <w:t>:</w:t>
      </w:r>
    </w:p>
    <w:p w14:paraId="1FBB8BD2" w14:textId="089E557D" w:rsidR="008F7974" w:rsidRPr="00B979F0" w:rsidRDefault="007D6BE0">
      <w:pPr>
        <w:rPr>
          <w:rFonts w:eastAsiaTheme="majorEastAsia" w:cstheme="majorBidi"/>
          <w:b/>
          <w:bCs/>
          <w:color w:val="FFFFFF" w:themeColor="background1"/>
          <w:sz w:val="28"/>
          <w:szCs w:val="28"/>
        </w:rPr>
      </w:pPr>
      <w:r w:rsidRPr="007D6BE0">
        <w:rPr>
          <w:rStyle w:val="Hyperlink"/>
          <w:iCs/>
        </w:rPr>
        <w:t>https://products.office.com/en-us/student/office-in-education</w:t>
      </w:r>
      <w:r w:rsidR="008F7974" w:rsidRPr="00B979F0">
        <w:rPr>
          <w:color w:val="FFFFFF" w:themeColor="background1"/>
        </w:rPr>
        <w:br w:type="page"/>
      </w:r>
    </w:p>
    <w:p w14:paraId="127FC5D9" w14:textId="77777777" w:rsidR="008708C0" w:rsidRPr="006A7798" w:rsidRDefault="008708C0" w:rsidP="008E0EF9">
      <w:pPr>
        <w:pStyle w:val="Heading1"/>
      </w:pPr>
      <w:bookmarkStart w:id="277" w:name="_Toc457379855"/>
      <w:r>
        <w:lastRenderedPageBreak/>
        <w:t>ASSESSMENT</w:t>
      </w:r>
      <w:bookmarkEnd w:id="277"/>
    </w:p>
    <w:p w14:paraId="1C410455" w14:textId="77777777" w:rsidR="008E0EF9" w:rsidRPr="006A7798" w:rsidRDefault="008E0EF9" w:rsidP="008E0EF9">
      <w:pPr>
        <w:pStyle w:val="Heading2"/>
      </w:pPr>
      <w:bookmarkStart w:id="278" w:name="_Toc457379856"/>
      <w:r w:rsidRPr="006A7798">
        <w:t>Assessment &amp; Feedback</w:t>
      </w:r>
      <w:bookmarkEnd w:id="278"/>
    </w:p>
    <w:p w14:paraId="50C379AF" w14:textId="678C3B79" w:rsidR="008E0EF9" w:rsidRPr="006A7798" w:rsidRDefault="008E0EF9" w:rsidP="008E0EF9">
      <w:pPr>
        <w:spacing w:after="0" w:line="240" w:lineRule="auto"/>
        <w:rPr>
          <w:rFonts w:cs="Arial"/>
        </w:rPr>
      </w:pPr>
      <w:r>
        <w:rPr>
          <w:rFonts w:cs="Arial"/>
        </w:rPr>
        <w:t xml:space="preserve">The </w:t>
      </w:r>
      <w:r w:rsidRPr="006A7798">
        <w:rPr>
          <w:rFonts w:cs="Arial"/>
        </w:rPr>
        <w:t>University’s Assessment Regulations can be found at the link below and should be used in conjunction</w:t>
      </w:r>
      <w:r>
        <w:rPr>
          <w:rFonts w:cs="Arial"/>
        </w:rPr>
        <w:t xml:space="preserve"> with other University policies, han</w:t>
      </w:r>
      <w:r w:rsidR="00B979F0">
        <w:rPr>
          <w:rFonts w:cs="Arial"/>
        </w:rPr>
        <w:t xml:space="preserve">dbooks </w:t>
      </w:r>
      <w:r>
        <w:rPr>
          <w:rFonts w:cs="Arial"/>
        </w:rPr>
        <w:t>and portal information</w:t>
      </w:r>
      <w:r w:rsidRPr="006A7798">
        <w:rPr>
          <w:rFonts w:cs="Arial"/>
        </w:rPr>
        <w:t>:</w:t>
      </w:r>
    </w:p>
    <w:p w14:paraId="76A6B849" w14:textId="77777777" w:rsidR="008E0EF9" w:rsidRDefault="008E0EF9" w:rsidP="008E0EF9">
      <w:pPr>
        <w:spacing w:after="0" w:line="240" w:lineRule="auto"/>
      </w:pPr>
    </w:p>
    <w:p w14:paraId="4896911E" w14:textId="77777777" w:rsidR="008E0EF9" w:rsidRDefault="00537F60" w:rsidP="008E0EF9">
      <w:pPr>
        <w:spacing w:after="0" w:line="240" w:lineRule="auto"/>
        <w:rPr>
          <w:rStyle w:val="Hyperlink"/>
          <w:rFonts w:cs="Arial"/>
          <w:u w:val="none"/>
        </w:rPr>
      </w:pPr>
      <w:hyperlink r:id="rId58" w:history="1">
        <w:r w:rsidR="008E0EF9" w:rsidRPr="006A7798">
          <w:rPr>
            <w:rStyle w:val="Hyperlink"/>
            <w:rFonts w:cs="Arial"/>
            <w:u w:val="none"/>
          </w:rPr>
          <w:t>SSU Assessment Regulations</w:t>
        </w:r>
      </w:hyperlink>
    </w:p>
    <w:p w14:paraId="7D8269F6" w14:textId="77777777" w:rsidR="00B45A81" w:rsidDel="00651C21" w:rsidRDefault="00B45A81" w:rsidP="008E0EF9">
      <w:pPr>
        <w:pStyle w:val="Heading2"/>
        <w:rPr>
          <w:del w:id="279" w:author="Peter Akrill" w:date="2015-08-11T13:00:00Z"/>
        </w:rPr>
      </w:pPr>
    </w:p>
    <w:p w14:paraId="2218F014" w14:textId="77777777" w:rsidR="007955C6" w:rsidRPr="006A7798" w:rsidRDefault="009B5654" w:rsidP="008E0EF9">
      <w:pPr>
        <w:pStyle w:val="Heading2"/>
      </w:pPr>
      <w:bookmarkStart w:id="280" w:name="_Toc457379857"/>
      <w:r w:rsidRPr="006A7798">
        <w:t>Modes of assessment</w:t>
      </w:r>
      <w:bookmarkEnd w:id="280"/>
    </w:p>
    <w:p w14:paraId="6859264A" w14:textId="77777777" w:rsidR="00217BB4" w:rsidRDefault="00217BB4" w:rsidP="00217BB4">
      <w:pPr>
        <w:spacing w:after="0" w:line="240" w:lineRule="auto"/>
        <w:contextualSpacing/>
        <w:rPr>
          <w:b/>
          <w:u w:val="single"/>
        </w:rPr>
      </w:pPr>
      <w:r w:rsidRPr="3D7F6112">
        <w:rPr>
          <w:b/>
          <w:bCs/>
          <w:u w:val="single"/>
        </w:rPr>
        <w:t>Where do you hand in?</w:t>
      </w:r>
    </w:p>
    <w:p w14:paraId="3F1ED307" w14:textId="77777777" w:rsidR="00217BB4" w:rsidRDefault="00217BB4" w:rsidP="00217BB4">
      <w:pPr>
        <w:spacing w:after="0" w:line="240" w:lineRule="auto"/>
        <w:contextualSpacing/>
        <w:rPr>
          <w:b/>
          <w:u w:val="single"/>
        </w:rPr>
      </w:pPr>
    </w:p>
    <w:p w14:paraId="4C7B759A" w14:textId="4DADD835" w:rsidR="00C94913" w:rsidRPr="00E11A04" w:rsidRDefault="00217BB4" w:rsidP="00E11A04">
      <w:r>
        <w:t>Once you’ve finished the assignment, you’re going to want to hand it in for us to mark. To do this head up to the assessments office, this is where you hand in hard copies. Make sure you include a digital version on CD or a USB stick</w:t>
      </w:r>
    </w:p>
    <w:p w14:paraId="0D9CDC05" w14:textId="6C360A89" w:rsidR="00123D84" w:rsidRDefault="00123D84">
      <w:pPr>
        <w:spacing w:after="200"/>
        <w:rPr>
          <w:rFonts w:eastAsiaTheme="majorEastAsia" w:cstheme="majorBidi"/>
          <w:b/>
          <w:bCs/>
          <w:color w:val="FFFFFF" w:themeColor="background1"/>
        </w:rPr>
      </w:pPr>
    </w:p>
    <w:p w14:paraId="001CCE69" w14:textId="28B046E7" w:rsidR="00FE75F9" w:rsidRPr="006A7798" w:rsidRDefault="006C27C8" w:rsidP="008E0EF9">
      <w:pPr>
        <w:pStyle w:val="Heading2"/>
      </w:pPr>
      <w:bookmarkStart w:id="281" w:name="_Toc457379858"/>
      <w:r w:rsidRPr="006A7798">
        <w:t>R</w:t>
      </w:r>
      <w:r w:rsidR="009B5654" w:rsidRPr="006A7798">
        <w:t>esults and feedback</w:t>
      </w:r>
      <w:bookmarkEnd w:id="281"/>
    </w:p>
    <w:p w14:paraId="59EFDEC3" w14:textId="26067E36" w:rsidR="00E75B19" w:rsidRPr="006A7798" w:rsidRDefault="00B85B2A" w:rsidP="00123D84">
      <w:r w:rsidRPr="006A7798">
        <w:t>The University believes that y</w:t>
      </w:r>
      <w:r w:rsidR="00362927" w:rsidRPr="006A7798">
        <w:t xml:space="preserve">ou need </w:t>
      </w:r>
      <w:r w:rsidRPr="006A7798">
        <w:t>clear feedback on assessments, at the right time, so that you can lear</w:t>
      </w:r>
      <w:r w:rsidR="00E75B19" w:rsidRPr="006A7798">
        <w:t xml:space="preserve">n and improve.  Upon submitting </w:t>
      </w:r>
      <w:r w:rsidRPr="006A7798">
        <w:t xml:space="preserve">an assignment you should receive feedback after submission.  </w:t>
      </w:r>
    </w:p>
    <w:p w14:paraId="4C54C05D" w14:textId="47DE2768" w:rsidR="00882B84" w:rsidRDefault="00E75B19" w:rsidP="00123D84">
      <w:r w:rsidRPr="006A7798">
        <w:t xml:space="preserve">The results </w:t>
      </w:r>
      <w:r w:rsidR="00362927" w:rsidRPr="006A7798">
        <w:t xml:space="preserve">you receive </w:t>
      </w:r>
      <w:r w:rsidRPr="006A7798">
        <w:t xml:space="preserve">are provisional </w:t>
      </w:r>
      <w:r w:rsidR="00B85B2A" w:rsidRPr="006A7798">
        <w:t xml:space="preserve">until the relevant </w:t>
      </w:r>
      <w:r w:rsidR="00BE1B45" w:rsidRPr="006A7798">
        <w:t xml:space="preserve">Assessment </w:t>
      </w:r>
      <w:r w:rsidR="00A95957">
        <w:t>Boards have met to ratify</w:t>
      </w:r>
      <w:r w:rsidR="00B85B2A" w:rsidRPr="006A7798">
        <w:t xml:space="preserve"> the results for all students.  </w:t>
      </w:r>
    </w:p>
    <w:p w14:paraId="4E522255" w14:textId="18729774" w:rsidR="00C94913" w:rsidRPr="00123D84" w:rsidRDefault="00C94913" w:rsidP="00123D84">
      <w:pPr>
        <w:pStyle w:val="Heading3"/>
      </w:pPr>
      <w:bookmarkStart w:id="282" w:name="_Toc457379859"/>
      <w:r>
        <w:t>Modes of Feedback</w:t>
      </w:r>
      <w:bookmarkEnd w:id="282"/>
    </w:p>
    <w:tbl>
      <w:tblPr>
        <w:tblStyle w:val="TableGrid"/>
        <w:tblW w:w="0" w:type="auto"/>
        <w:tblLook w:val="04A0" w:firstRow="1" w:lastRow="0" w:firstColumn="1" w:lastColumn="0" w:noHBand="0" w:noVBand="1"/>
      </w:tblPr>
      <w:tblGrid>
        <w:gridCol w:w="4248"/>
        <w:gridCol w:w="4394"/>
      </w:tblGrid>
      <w:tr w:rsidR="00BE1B45" w:rsidRPr="006A7798" w14:paraId="0D0A9D5B" w14:textId="77777777" w:rsidTr="00C94913">
        <w:tc>
          <w:tcPr>
            <w:tcW w:w="4248" w:type="dxa"/>
            <w:shd w:val="clear" w:color="auto" w:fill="auto"/>
          </w:tcPr>
          <w:p w14:paraId="4604503E" w14:textId="77777777" w:rsidR="00BE1B45" w:rsidRPr="006A7798" w:rsidRDefault="00C94913" w:rsidP="00B45A81">
            <w:pPr>
              <w:contextualSpacing/>
              <w:rPr>
                <w:b/>
              </w:rPr>
            </w:pPr>
            <w:r>
              <w:rPr>
                <w:b/>
              </w:rPr>
              <w:t>Mode</w:t>
            </w:r>
          </w:p>
        </w:tc>
        <w:tc>
          <w:tcPr>
            <w:tcW w:w="4394" w:type="dxa"/>
            <w:shd w:val="clear" w:color="auto" w:fill="auto"/>
          </w:tcPr>
          <w:p w14:paraId="2C75283A" w14:textId="77777777" w:rsidR="00BE1B45" w:rsidRPr="006A7798" w:rsidRDefault="00C94913" w:rsidP="00B45A81">
            <w:pPr>
              <w:contextualSpacing/>
              <w:rPr>
                <w:b/>
              </w:rPr>
            </w:pPr>
            <w:r>
              <w:rPr>
                <w:b/>
              </w:rPr>
              <w:t>What it means</w:t>
            </w:r>
          </w:p>
        </w:tc>
      </w:tr>
      <w:tr w:rsidR="00BE1B45" w:rsidRPr="006A7798" w14:paraId="59105B81" w14:textId="77777777" w:rsidTr="00C94913">
        <w:trPr>
          <w:trHeight w:val="335"/>
        </w:trPr>
        <w:tc>
          <w:tcPr>
            <w:tcW w:w="4248" w:type="dxa"/>
            <w:shd w:val="clear" w:color="auto" w:fill="auto"/>
          </w:tcPr>
          <w:p w14:paraId="1F2B2DB3" w14:textId="77777777" w:rsidR="00BE1B45" w:rsidRPr="006A7798" w:rsidRDefault="00C94913" w:rsidP="00B45A81">
            <w:pPr>
              <w:contextualSpacing/>
            </w:pPr>
            <w:r>
              <w:t>Email</w:t>
            </w:r>
          </w:p>
        </w:tc>
        <w:tc>
          <w:tcPr>
            <w:tcW w:w="4394" w:type="dxa"/>
            <w:shd w:val="clear" w:color="auto" w:fill="auto"/>
          </w:tcPr>
          <w:p w14:paraId="79677C00" w14:textId="77777777" w:rsidR="00BE1B45" w:rsidRPr="00B63C0C" w:rsidRDefault="00B63C0C" w:rsidP="00B63C0C">
            <w:pPr>
              <w:contextualSpacing/>
            </w:pPr>
            <w:r w:rsidRPr="00B63C0C">
              <w:t>An email will be automatically sent out holding the individual feedback and sometimes generic feedback too</w:t>
            </w:r>
          </w:p>
        </w:tc>
      </w:tr>
      <w:tr w:rsidR="00BE1B45" w:rsidRPr="006A7798" w14:paraId="42624E7A" w14:textId="77777777" w:rsidTr="00C94913">
        <w:tc>
          <w:tcPr>
            <w:tcW w:w="4248" w:type="dxa"/>
            <w:shd w:val="clear" w:color="auto" w:fill="auto"/>
          </w:tcPr>
          <w:p w14:paraId="4F816E43" w14:textId="77777777" w:rsidR="00BE1B45" w:rsidRPr="006A7798" w:rsidRDefault="00B63C0C" w:rsidP="00B45A81">
            <w:pPr>
              <w:contextualSpacing/>
            </w:pPr>
            <w:r>
              <w:t>In Lesson/In Person</w:t>
            </w:r>
          </w:p>
        </w:tc>
        <w:tc>
          <w:tcPr>
            <w:tcW w:w="4394" w:type="dxa"/>
            <w:shd w:val="clear" w:color="auto" w:fill="auto"/>
          </w:tcPr>
          <w:p w14:paraId="310C93D0" w14:textId="77777777" w:rsidR="00BE1B45" w:rsidRPr="00B63C0C" w:rsidRDefault="00B63C0C" w:rsidP="00B45A81">
            <w:pPr>
              <w:contextualSpacing/>
            </w:pPr>
            <w:proofErr w:type="spellStart"/>
            <w:r w:rsidRPr="00B63C0C">
              <w:t>Some time</w:t>
            </w:r>
            <w:proofErr w:type="spellEnd"/>
            <w:r w:rsidRPr="00B63C0C">
              <w:t xml:space="preserve"> in the lesson will be put aside to give you feedback either in person or as a group</w:t>
            </w:r>
          </w:p>
        </w:tc>
      </w:tr>
    </w:tbl>
    <w:p w14:paraId="4E0C0048" w14:textId="77777777" w:rsidR="00BE1B45" w:rsidRDefault="00BE1B45" w:rsidP="00B45A81">
      <w:pPr>
        <w:spacing w:after="0" w:line="240" w:lineRule="auto"/>
      </w:pPr>
    </w:p>
    <w:p w14:paraId="68A1B7C9" w14:textId="77777777" w:rsidR="0035033C" w:rsidRPr="006A7798" w:rsidRDefault="0035033C">
      <w:pPr>
        <w:pStyle w:val="Heading3"/>
        <w:pPrChange w:id="283" w:author="Peter Akrill" w:date="2015-08-11T13:02:00Z">
          <w:pPr>
            <w:spacing w:after="0" w:line="240" w:lineRule="auto"/>
          </w:pPr>
        </w:pPrChange>
      </w:pPr>
      <w:bookmarkStart w:id="284" w:name="_Toc457379860"/>
      <w:r w:rsidRPr="006A7798">
        <w:t>Result outcomes</w:t>
      </w:r>
      <w:bookmarkEnd w:id="284"/>
    </w:p>
    <w:p w14:paraId="246F5CAB" w14:textId="4D26B43F" w:rsidR="00882B84" w:rsidRDefault="009E2B56" w:rsidP="0015682D">
      <w:r w:rsidRPr="006A7798">
        <w:t xml:space="preserve">Once the results have been finalised </w:t>
      </w:r>
      <w:r w:rsidR="003960B9" w:rsidRPr="006A7798">
        <w:t xml:space="preserve">these will be made available via the Student Portal.   </w:t>
      </w:r>
    </w:p>
    <w:p w14:paraId="5DFCC588" w14:textId="4BF6C70E" w:rsidR="00882B84" w:rsidRPr="0015682D" w:rsidRDefault="003960B9" w:rsidP="0015682D">
      <w:r w:rsidRPr="006A7798">
        <w:t>You may see the following after each unit:</w:t>
      </w:r>
    </w:p>
    <w:p w14:paraId="325A713F" w14:textId="01E973B8" w:rsidR="00882B84" w:rsidRPr="0015682D" w:rsidRDefault="003960B9" w:rsidP="0015682D">
      <w:pPr>
        <w:ind w:left="720"/>
      </w:pPr>
      <w:r w:rsidRPr="006A7798">
        <w:rPr>
          <w:b/>
        </w:rPr>
        <w:t>PASS</w:t>
      </w:r>
      <w:r w:rsidR="0035033C" w:rsidRPr="006A7798">
        <w:rPr>
          <w:b/>
        </w:rPr>
        <w:t xml:space="preserve"> </w:t>
      </w:r>
      <w:r w:rsidR="0035033C" w:rsidRPr="006A7798">
        <w:t>– your marks have been confirmed and awarded</w:t>
      </w:r>
    </w:p>
    <w:p w14:paraId="63E42014" w14:textId="392D39BA" w:rsidR="00882B84" w:rsidRPr="0015682D" w:rsidRDefault="003960B9" w:rsidP="0015682D">
      <w:pPr>
        <w:ind w:left="720"/>
      </w:pPr>
      <w:r w:rsidRPr="006A7798">
        <w:rPr>
          <w:b/>
        </w:rPr>
        <w:t>REFER</w:t>
      </w:r>
      <w:r w:rsidR="0035033C" w:rsidRPr="006A7798">
        <w:rPr>
          <w:b/>
        </w:rPr>
        <w:t xml:space="preserve"> </w:t>
      </w:r>
      <w:r w:rsidR="00A764AF" w:rsidRPr="006A7798">
        <w:t xml:space="preserve">– </w:t>
      </w:r>
      <w:r w:rsidR="0035033C" w:rsidRPr="006A7798">
        <w:t xml:space="preserve">you have failed your coursework/examination, or did not submit/attend.  However, you will, on this </w:t>
      </w:r>
      <w:r w:rsidR="00A764AF" w:rsidRPr="006A7798">
        <w:t>occasion</w:t>
      </w:r>
      <w:r w:rsidR="0035033C" w:rsidRPr="006A7798">
        <w:t xml:space="preserve">, be allowed to retake the failed element(s) of assessment.  </w:t>
      </w:r>
      <w:r w:rsidR="00A95957">
        <w:t>The mark for any referred assessment is capped at the pass mark of 40%.</w:t>
      </w:r>
    </w:p>
    <w:p w14:paraId="136B78F5" w14:textId="77777777" w:rsidR="008D21A6" w:rsidRPr="006A7798" w:rsidRDefault="003960B9" w:rsidP="0015682D">
      <w:pPr>
        <w:ind w:left="720"/>
      </w:pPr>
      <w:r w:rsidRPr="006A7798">
        <w:rPr>
          <w:b/>
        </w:rPr>
        <w:t>DEFER</w:t>
      </w:r>
      <w:r w:rsidR="0035033C" w:rsidRPr="006A7798">
        <w:rPr>
          <w:b/>
        </w:rPr>
        <w:t xml:space="preserve"> – </w:t>
      </w:r>
      <w:r w:rsidR="0035033C" w:rsidRPr="006A7798">
        <w:t>you submitted and had accepted a claim for extenuating circumstances which means you do not lose one of your attempts to sit/resit an assessment</w:t>
      </w:r>
      <w:r w:rsidR="005F6BFE">
        <w:t>. I</w:t>
      </w:r>
      <w:r w:rsidR="0035033C" w:rsidRPr="006A7798">
        <w:t>f you were taking an assessment as your first attempt, your marks for that assessment will not be capped at 40%.</w:t>
      </w:r>
    </w:p>
    <w:p w14:paraId="03AF73D9" w14:textId="77777777" w:rsidR="00BE1B45" w:rsidRPr="006A7798" w:rsidRDefault="00A00E94" w:rsidP="008E0EF9">
      <w:pPr>
        <w:pStyle w:val="Heading2"/>
      </w:pPr>
      <w:r w:rsidRPr="006A7798">
        <w:lastRenderedPageBreak/>
        <w:t xml:space="preserve"> </w:t>
      </w:r>
      <w:bookmarkStart w:id="285" w:name="_Toc457379861"/>
      <w:r w:rsidR="006C27C8" w:rsidRPr="006A7798">
        <w:t>‘</w:t>
      </w:r>
      <w:r w:rsidR="009B5654" w:rsidRPr="006A7798">
        <w:t>Your voice</w:t>
      </w:r>
      <w:r w:rsidR="006C27C8" w:rsidRPr="006A7798">
        <w:t>’</w:t>
      </w:r>
      <w:bookmarkEnd w:id="285"/>
    </w:p>
    <w:p w14:paraId="354D73DE" w14:textId="77777777" w:rsidR="00E80A92" w:rsidDel="00651C21" w:rsidRDefault="00E80A92" w:rsidP="00A30353">
      <w:pPr>
        <w:rPr>
          <w:del w:id="286" w:author="Peter Akrill" w:date="2015-08-11T13:02:00Z"/>
        </w:rPr>
      </w:pPr>
    </w:p>
    <w:p w14:paraId="045DE03B" w14:textId="6F40A654" w:rsidR="00882B84" w:rsidRPr="006A7798" w:rsidRDefault="00BE1B45" w:rsidP="00A30353">
      <w:r w:rsidRPr="006A7798">
        <w:t xml:space="preserve">The </w:t>
      </w:r>
      <w:r w:rsidR="005F6BFE">
        <w:t>Student Voice</w:t>
      </w:r>
      <w:r w:rsidRPr="006A7798">
        <w:t xml:space="preserve"> is a key priority within the University</w:t>
      </w:r>
      <w:r w:rsidR="005F6BFE">
        <w:t>.</w:t>
      </w:r>
      <w:r w:rsidRPr="006A7798">
        <w:t xml:space="preserve"> </w:t>
      </w:r>
      <w:r w:rsidR="005F6BFE">
        <w:t>Your opinions have a valuable</w:t>
      </w:r>
      <w:r w:rsidRPr="006A7798">
        <w:t xml:space="preserve"> role in informing </w:t>
      </w:r>
      <w:r w:rsidR="00576D09" w:rsidRPr="006A7798">
        <w:t xml:space="preserve">the </w:t>
      </w:r>
      <w:r w:rsidRPr="006A7798">
        <w:t xml:space="preserve">development </w:t>
      </w:r>
      <w:r w:rsidR="00576D09" w:rsidRPr="006A7798">
        <w:t xml:space="preserve">and enhancement </w:t>
      </w:r>
      <w:r w:rsidRPr="006A7798">
        <w:t xml:space="preserve">of courses and shaping all aspects of the learning experience.  There will be many opportunities to share your views and </w:t>
      </w:r>
      <w:r w:rsidR="005F6BFE">
        <w:t>tell the University what you think, including</w:t>
      </w:r>
      <w:r w:rsidRPr="006A7798">
        <w:t xml:space="preserve">:  </w:t>
      </w:r>
    </w:p>
    <w:p w14:paraId="09C528C9" w14:textId="77777777" w:rsidR="00BE1B45" w:rsidRDefault="00A3586A" w:rsidP="00A30353">
      <w:pPr>
        <w:pStyle w:val="ListParagraph"/>
        <w:numPr>
          <w:ilvl w:val="0"/>
          <w:numId w:val="35"/>
        </w:numPr>
      </w:pPr>
      <w:r>
        <w:t xml:space="preserve">The </w:t>
      </w:r>
      <w:r w:rsidR="00BE1B45" w:rsidRPr="006A7798">
        <w:t>National Student Survey (NSS)</w:t>
      </w:r>
      <w:r>
        <w:t xml:space="preserve"> at Level 6</w:t>
      </w:r>
      <w:r w:rsidR="0001433F">
        <w:t xml:space="preserve"> (a national survey of student satisfaction)</w:t>
      </w:r>
    </w:p>
    <w:p w14:paraId="0B9474D2" w14:textId="77777777" w:rsidR="00A95957" w:rsidRDefault="00A95957" w:rsidP="00A30353">
      <w:pPr>
        <w:pStyle w:val="ListParagraph"/>
        <w:numPr>
          <w:ilvl w:val="0"/>
          <w:numId w:val="35"/>
        </w:numPr>
      </w:pPr>
      <w:r>
        <w:t>Your Course survey at Level 4 and 5</w:t>
      </w:r>
      <w:r w:rsidR="00DE74AE">
        <w:t xml:space="preserve"> (an internal survey of student</w:t>
      </w:r>
      <w:r w:rsidR="0001433F">
        <w:t xml:space="preserve"> satisfaction)</w:t>
      </w:r>
    </w:p>
    <w:p w14:paraId="1F254417" w14:textId="77777777" w:rsidR="00A3586A" w:rsidRPr="00A30353" w:rsidRDefault="00AC029F" w:rsidP="00A30353">
      <w:pPr>
        <w:pStyle w:val="ListParagraph"/>
        <w:numPr>
          <w:ilvl w:val="0"/>
          <w:numId w:val="35"/>
        </w:numPr>
        <w:rPr>
          <w:sz w:val="24"/>
        </w:rPr>
      </w:pPr>
      <w:r w:rsidRPr="00A30353">
        <w:rPr>
          <w:rFonts w:cs="Arial"/>
        </w:rPr>
        <w:t>Postgraduate Taught</w:t>
      </w:r>
      <w:r w:rsidR="0001433F" w:rsidRPr="00A30353">
        <w:rPr>
          <w:rFonts w:cs="Arial"/>
        </w:rPr>
        <w:t xml:space="preserve">/Research </w:t>
      </w:r>
      <w:r w:rsidRPr="00A30353">
        <w:rPr>
          <w:rFonts w:cs="Arial"/>
        </w:rPr>
        <w:t>Experience Survey</w:t>
      </w:r>
      <w:r w:rsidR="0001433F" w:rsidRPr="00A30353">
        <w:rPr>
          <w:rFonts w:cs="Arial"/>
        </w:rPr>
        <w:t xml:space="preserve"> (PTES/PRES) (Student satisfaction survey</w:t>
      </w:r>
      <w:r w:rsidR="00DE74AE" w:rsidRPr="00A30353">
        <w:rPr>
          <w:rFonts w:cs="Arial"/>
        </w:rPr>
        <w:t>s</w:t>
      </w:r>
      <w:r w:rsidR="0001433F" w:rsidRPr="00A30353">
        <w:rPr>
          <w:rFonts w:cs="Arial"/>
        </w:rPr>
        <w:t xml:space="preserve"> for postgraduate students)</w:t>
      </w:r>
    </w:p>
    <w:p w14:paraId="447039D7" w14:textId="77777777" w:rsidR="00BE1B45" w:rsidRPr="006A7798" w:rsidRDefault="00BE1B45" w:rsidP="00A30353">
      <w:pPr>
        <w:pStyle w:val="ListParagraph"/>
        <w:numPr>
          <w:ilvl w:val="0"/>
          <w:numId w:val="35"/>
        </w:numPr>
      </w:pPr>
      <w:r w:rsidRPr="006A7798">
        <w:t>Student Unit Evaluation (SUE)</w:t>
      </w:r>
      <w:r w:rsidR="00DE74AE">
        <w:t xml:space="preserve"> at all levels (a unit-level satisfaction survey)</w:t>
      </w:r>
    </w:p>
    <w:p w14:paraId="6E8901B3" w14:textId="77777777" w:rsidR="00BE1B45" w:rsidRPr="006A7798" w:rsidRDefault="00BE1B45" w:rsidP="00A30353">
      <w:pPr>
        <w:pStyle w:val="ListParagraph"/>
        <w:numPr>
          <w:ilvl w:val="0"/>
          <w:numId w:val="35"/>
        </w:numPr>
        <w:rPr>
          <w:rStyle w:val="st"/>
        </w:rPr>
      </w:pPr>
      <w:r w:rsidRPr="006A7798">
        <w:rPr>
          <w:rStyle w:val="st"/>
        </w:rPr>
        <w:t>Informal feedback during scheduled sessions</w:t>
      </w:r>
    </w:p>
    <w:p w14:paraId="236E1300" w14:textId="77777777" w:rsidR="00BE1B45" w:rsidRDefault="00BE1B45" w:rsidP="00A30353">
      <w:pPr>
        <w:pStyle w:val="ListParagraph"/>
        <w:numPr>
          <w:ilvl w:val="0"/>
          <w:numId w:val="35"/>
        </w:numPr>
        <w:rPr>
          <w:rStyle w:val="st"/>
        </w:rPr>
      </w:pPr>
      <w:r w:rsidRPr="006A7798">
        <w:rPr>
          <w:rStyle w:val="st"/>
        </w:rPr>
        <w:t>Feeding back to or as the Course Representative</w:t>
      </w:r>
      <w:r w:rsidR="00DE74AE">
        <w:rPr>
          <w:rStyle w:val="st"/>
        </w:rPr>
        <w:t>, or representing the course yourself</w:t>
      </w:r>
    </w:p>
    <w:p w14:paraId="782BF74C" w14:textId="77777777" w:rsidR="00BE1B45" w:rsidRPr="006A7798" w:rsidRDefault="00BE1B45" w:rsidP="00A30353">
      <w:pPr>
        <w:pStyle w:val="ListParagraph"/>
        <w:numPr>
          <w:ilvl w:val="0"/>
          <w:numId w:val="35"/>
        </w:numPr>
        <w:rPr>
          <w:rStyle w:val="st"/>
        </w:rPr>
      </w:pPr>
      <w:r w:rsidRPr="006A7798">
        <w:rPr>
          <w:rStyle w:val="st"/>
        </w:rPr>
        <w:t>Taking part in Course Development/Periodic review panels/teams</w:t>
      </w:r>
    </w:p>
    <w:p w14:paraId="5EDB87E9" w14:textId="77777777" w:rsidR="00BE1B45" w:rsidRPr="006A7798" w:rsidRDefault="000377FA" w:rsidP="00A30353">
      <w:pPr>
        <w:pStyle w:val="ListParagraph"/>
        <w:numPr>
          <w:ilvl w:val="0"/>
          <w:numId w:val="35"/>
        </w:numPr>
        <w:rPr>
          <w:rStyle w:val="st"/>
        </w:rPr>
      </w:pPr>
      <w:r w:rsidRPr="006A7798">
        <w:rPr>
          <w:rStyle w:val="st"/>
        </w:rPr>
        <w:t>University and student committees</w:t>
      </w:r>
    </w:p>
    <w:p w14:paraId="45E131FC" w14:textId="77777777" w:rsidR="00BE1B45" w:rsidRPr="006A7798" w:rsidRDefault="00BE1B45" w:rsidP="00A30353">
      <w:pPr>
        <w:pStyle w:val="ListParagraph"/>
        <w:numPr>
          <w:ilvl w:val="0"/>
          <w:numId w:val="35"/>
        </w:numPr>
        <w:rPr>
          <w:rStyle w:val="st"/>
        </w:rPr>
      </w:pPr>
      <w:r w:rsidRPr="006A7798">
        <w:rPr>
          <w:rStyle w:val="st"/>
        </w:rPr>
        <w:t>Course reviews</w:t>
      </w:r>
    </w:p>
    <w:p w14:paraId="5DC533D1" w14:textId="77777777" w:rsidR="00576D09" w:rsidRDefault="00576D09" w:rsidP="00A30353">
      <w:pPr>
        <w:pStyle w:val="ListParagraph"/>
        <w:numPr>
          <w:ilvl w:val="0"/>
          <w:numId w:val="35"/>
        </w:numPr>
        <w:rPr>
          <w:rStyle w:val="st"/>
        </w:rPr>
      </w:pPr>
      <w:r w:rsidRPr="006A7798">
        <w:rPr>
          <w:rStyle w:val="st"/>
        </w:rPr>
        <w:t>Students’ Union</w:t>
      </w:r>
    </w:p>
    <w:p w14:paraId="3F80C25C" w14:textId="77777777" w:rsidR="00A00E94" w:rsidDel="00651C21" w:rsidRDefault="00A00E94" w:rsidP="00A30353">
      <w:pPr>
        <w:rPr>
          <w:del w:id="287" w:author="Peter Akrill" w:date="2015-08-11T13:02:00Z"/>
          <w:rStyle w:val="st"/>
        </w:rPr>
      </w:pPr>
    </w:p>
    <w:p w14:paraId="4699C213" w14:textId="38BCA5EB" w:rsidR="00AC09F3" w:rsidRDefault="00E80A92" w:rsidP="00AC09F3">
      <w:del w:id="288" w:author="Peter Akrill" w:date="2015-08-11T13:02:00Z">
        <w:r w:rsidRPr="00A95957" w:rsidDel="00651C21">
          <w:rPr>
            <w:highlight w:val="yellow"/>
          </w:rPr>
          <w:delText xml:space="preserve">Add in here course specific information about how students can get involved and </w:delText>
        </w:r>
        <w:r w:rsidR="00A95957" w:rsidRPr="00A95957" w:rsidDel="00651C21">
          <w:rPr>
            <w:highlight w:val="yellow"/>
          </w:rPr>
          <w:delText>details of ho</w:delText>
        </w:r>
        <w:r w:rsidR="005F6BFE" w:rsidDel="00651C21">
          <w:rPr>
            <w:highlight w:val="yellow"/>
          </w:rPr>
          <w:delText xml:space="preserve">w course reps will be appointed. Also delete </w:delText>
        </w:r>
        <w:r w:rsidR="005F6BFE" w:rsidRPr="00DE74AE" w:rsidDel="00651C21">
          <w:rPr>
            <w:highlight w:val="yellow"/>
          </w:rPr>
          <w:delText>any</w:delText>
        </w:r>
        <w:r w:rsidR="00DE74AE" w:rsidRPr="00DE74AE" w:rsidDel="00651C21">
          <w:rPr>
            <w:highlight w:val="yellow"/>
          </w:rPr>
          <w:delText xml:space="preserve"> surveys listed above which do no</w:delText>
        </w:r>
        <w:r w:rsidR="00DE74AE" w:rsidDel="00651C21">
          <w:rPr>
            <w:highlight w:val="yellow"/>
          </w:rPr>
          <w:delText>t</w:delText>
        </w:r>
        <w:r w:rsidR="00DE74AE" w:rsidRPr="00DE74AE" w:rsidDel="00651C21">
          <w:rPr>
            <w:highlight w:val="yellow"/>
          </w:rPr>
          <w:delText xml:space="preserve"> apply, i.e. if UG course then PTES/PRES will not app</w:delText>
        </w:r>
      </w:del>
    </w:p>
    <w:p w14:paraId="13B73F7A" w14:textId="77777777" w:rsidR="00AC09F3" w:rsidRDefault="00AC09F3" w:rsidP="00AC09F3">
      <w:pPr>
        <w:pStyle w:val="Heading4"/>
      </w:pPr>
      <w:r>
        <w:t>In-year Tutors</w:t>
      </w:r>
    </w:p>
    <w:tbl>
      <w:tblPr>
        <w:tblStyle w:val="GridTable4-Accent1"/>
        <w:tblW w:w="0" w:type="auto"/>
        <w:tblLook w:val="04A0" w:firstRow="1" w:lastRow="0" w:firstColumn="1" w:lastColumn="0" w:noHBand="0" w:noVBand="1"/>
      </w:tblPr>
      <w:tblGrid>
        <w:gridCol w:w="2839"/>
        <w:gridCol w:w="2812"/>
        <w:gridCol w:w="3365"/>
      </w:tblGrid>
      <w:tr w:rsidR="00AC09F3" w14:paraId="2BB579F0" w14:textId="77777777" w:rsidTr="00AC0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9" w:type="dxa"/>
          </w:tcPr>
          <w:p w14:paraId="780AE65C" w14:textId="77777777" w:rsidR="00AC09F3" w:rsidRDefault="00AC09F3" w:rsidP="005B73E6">
            <w:r>
              <w:t>Name</w:t>
            </w:r>
          </w:p>
        </w:tc>
        <w:tc>
          <w:tcPr>
            <w:tcW w:w="2812" w:type="dxa"/>
          </w:tcPr>
          <w:p w14:paraId="55345CB8" w14:textId="77777777" w:rsidR="00AC09F3" w:rsidRDefault="00AC09F3" w:rsidP="005B73E6">
            <w:pPr>
              <w:cnfStyle w:val="100000000000" w:firstRow="1" w:lastRow="0" w:firstColumn="0" w:lastColumn="0" w:oddVBand="0" w:evenVBand="0" w:oddHBand="0" w:evenHBand="0" w:firstRowFirstColumn="0" w:firstRowLastColumn="0" w:lastRowFirstColumn="0" w:lastRowLastColumn="0"/>
            </w:pPr>
            <w:r>
              <w:t>Level</w:t>
            </w:r>
          </w:p>
        </w:tc>
        <w:tc>
          <w:tcPr>
            <w:tcW w:w="3365" w:type="dxa"/>
          </w:tcPr>
          <w:p w14:paraId="54D5DE14" w14:textId="77777777" w:rsidR="00AC09F3" w:rsidRDefault="00AC09F3" w:rsidP="005B73E6">
            <w:pPr>
              <w:cnfStyle w:val="100000000000" w:firstRow="1" w:lastRow="0" w:firstColumn="0" w:lastColumn="0" w:oddVBand="0" w:evenVBand="0" w:oddHBand="0" w:evenHBand="0" w:firstRowFirstColumn="0" w:firstRowLastColumn="0" w:lastRowFirstColumn="0" w:lastRowLastColumn="0"/>
            </w:pPr>
            <w:r>
              <w:t>E-mail</w:t>
            </w:r>
          </w:p>
        </w:tc>
      </w:tr>
      <w:tr w:rsidR="00AC09F3" w14:paraId="052AE449" w14:textId="77777777" w:rsidTr="00AC0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9" w:type="dxa"/>
          </w:tcPr>
          <w:p w14:paraId="6C13A967" w14:textId="4B5A2E24" w:rsidR="00AC09F3" w:rsidRDefault="00E11A04" w:rsidP="005B73E6">
            <w:r>
              <w:rPr>
                <w:b w:val="0"/>
                <w:bCs w:val="0"/>
              </w:rPr>
              <w:t xml:space="preserve">James </w:t>
            </w:r>
            <w:proofErr w:type="spellStart"/>
            <w:r>
              <w:rPr>
                <w:b w:val="0"/>
                <w:bCs w:val="0"/>
              </w:rPr>
              <w:t>TurKeurst</w:t>
            </w:r>
            <w:proofErr w:type="spellEnd"/>
          </w:p>
        </w:tc>
        <w:tc>
          <w:tcPr>
            <w:tcW w:w="2812" w:type="dxa"/>
          </w:tcPr>
          <w:p w14:paraId="4956BD9E" w14:textId="77777777" w:rsidR="00AC09F3" w:rsidRDefault="00AC09F3" w:rsidP="005B73E6">
            <w:pPr>
              <w:cnfStyle w:val="000000100000" w:firstRow="0" w:lastRow="0" w:firstColumn="0" w:lastColumn="0" w:oddVBand="0" w:evenVBand="0" w:oddHBand="1" w:evenHBand="0" w:firstRowFirstColumn="0" w:firstRowLastColumn="0" w:lastRowFirstColumn="0" w:lastRowLastColumn="0"/>
            </w:pPr>
            <w:r>
              <w:t>4</w:t>
            </w:r>
          </w:p>
        </w:tc>
        <w:tc>
          <w:tcPr>
            <w:tcW w:w="3365" w:type="dxa"/>
          </w:tcPr>
          <w:p w14:paraId="1FB53124" w14:textId="43368E06" w:rsidR="00AC09F3" w:rsidRDefault="00E11A04" w:rsidP="005B73E6">
            <w:pPr>
              <w:cnfStyle w:val="000000100000" w:firstRow="0" w:lastRow="0" w:firstColumn="0" w:lastColumn="0" w:oddVBand="0" w:evenVBand="0" w:oddHBand="1" w:evenHBand="0" w:firstRowFirstColumn="0" w:firstRowLastColumn="0" w:lastRowFirstColumn="0" w:lastRowLastColumn="0"/>
            </w:pPr>
            <w:r>
              <w:t>James.turkeurst@solent.ac.uk</w:t>
            </w:r>
          </w:p>
        </w:tc>
      </w:tr>
      <w:tr w:rsidR="00AC09F3" w14:paraId="72C78C5A" w14:textId="77777777" w:rsidTr="00AC09F3">
        <w:tc>
          <w:tcPr>
            <w:cnfStyle w:val="001000000000" w:firstRow="0" w:lastRow="0" w:firstColumn="1" w:lastColumn="0" w:oddVBand="0" w:evenVBand="0" w:oddHBand="0" w:evenHBand="0" w:firstRowFirstColumn="0" w:firstRowLastColumn="0" w:lastRowFirstColumn="0" w:lastRowLastColumn="0"/>
            <w:tcW w:w="2839" w:type="dxa"/>
          </w:tcPr>
          <w:p w14:paraId="59846C75" w14:textId="77777777" w:rsidR="00AC09F3" w:rsidRDefault="00AC09F3" w:rsidP="005B73E6">
            <w:r>
              <w:rPr>
                <w:b w:val="0"/>
                <w:bCs w:val="0"/>
              </w:rPr>
              <w:t>Christian Brindley</w:t>
            </w:r>
          </w:p>
        </w:tc>
        <w:tc>
          <w:tcPr>
            <w:tcW w:w="2812" w:type="dxa"/>
          </w:tcPr>
          <w:p w14:paraId="48419739" w14:textId="77777777" w:rsidR="00AC09F3" w:rsidRDefault="00AC09F3" w:rsidP="005B73E6">
            <w:pPr>
              <w:cnfStyle w:val="000000000000" w:firstRow="0" w:lastRow="0" w:firstColumn="0" w:lastColumn="0" w:oddVBand="0" w:evenVBand="0" w:oddHBand="0" w:evenHBand="0" w:firstRowFirstColumn="0" w:firstRowLastColumn="0" w:lastRowFirstColumn="0" w:lastRowLastColumn="0"/>
            </w:pPr>
            <w:r>
              <w:t>5</w:t>
            </w:r>
          </w:p>
        </w:tc>
        <w:tc>
          <w:tcPr>
            <w:tcW w:w="3365" w:type="dxa"/>
          </w:tcPr>
          <w:p w14:paraId="175353EE" w14:textId="77777777" w:rsidR="00AC09F3" w:rsidRDefault="00AC09F3" w:rsidP="005B73E6">
            <w:pPr>
              <w:cnfStyle w:val="000000000000" w:firstRow="0" w:lastRow="0" w:firstColumn="0" w:lastColumn="0" w:oddVBand="0" w:evenVBand="0" w:oddHBand="0" w:evenHBand="0" w:firstRowFirstColumn="0" w:firstRowLastColumn="0" w:lastRowFirstColumn="0" w:lastRowLastColumn="0"/>
            </w:pPr>
            <w:r>
              <w:t>Christian.brindley@solent.ac.uk</w:t>
            </w:r>
          </w:p>
        </w:tc>
      </w:tr>
      <w:tr w:rsidR="00E11A04" w14:paraId="3030F9EE" w14:textId="77777777" w:rsidTr="00AC0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9" w:type="dxa"/>
          </w:tcPr>
          <w:p w14:paraId="6C60500E" w14:textId="14DF114D" w:rsidR="00E11A04" w:rsidRDefault="00E11A04" w:rsidP="00E11A04">
            <w:r>
              <w:rPr>
                <w:b w:val="0"/>
                <w:bCs w:val="0"/>
              </w:rPr>
              <w:t>Dave Cobb</w:t>
            </w:r>
          </w:p>
        </w:tc>
        <w:tc>
          <w:tcPr>
            <w:tcW w:w="2812" w:type="dxa"/>
          </w:tcPr>
          <w:p w14:paraId="45EC1090" w14:textId="77777777" w:rsidR="00E11A04" w:rsidRDefault="00E11A04" w:rsidP="00E11A04">
            <w:pPr>
              <w:cnfStyle w:val="000000100000" w:firstRow="0" w:lastRow="0" w:firstColumn="0" w:lastColumn="0" w:oddVBand="0" w:evenVBand="0" w:oddHBand="1" w:evenHBand="0" w:firstRowFirstColumn="0" w:firstRowLastColumn="0" w:lastRowFirstColumn="0" w:lastRowLastColumn="0"/>
            </w:pPr>
            <w:r>
              <w:t>6</w:t>
            </w:r>
          </w:p>
        </w:tc>
        <w:tc>
          <w:tcPr>
            <w:tcW w:w="3365" w:type="dxa"/>
          </w:tcPr>
          <w:p w14:paraId="0C443850" w14:textId="41EB93AA" w:rsidR="00E11A04" w:rsidRDefault="00E11A04" w:rsidP="00E11A04">
            <w:pPr>
              <w:cnfStyle w:val="000000100000" w:firstRow="0" w:lastRow="0" w:firstColumn="0" w:lastColumn="0" w:oddVBand="0" w:evenVBand="0" w:oddHBand="1" w:evenHBand="0" w:firstRowFirstColumn="0" w:firstRowLastColumn="0" w:lastRowFirstColumn="0" w:lastRowLastColumn="0"/>
            </w:pPr>
            <w:r>
              <w:t>Dave.cobb@solent.ac.uk</w:t>
            </w:r>
          </w:p>
        </w:tc>
      </w:tr>
    </w:tbl>
    <w:p w14:paraId="7C691322" w14:textId="237E32BE" w:rsidR="00A9456A" w:rsidRDefault="006C27C8" w:rsidP="00A30353">
      <w:pPr>
        <w:pStyle w:val="Heading2"/>
      </w:pPr>
      <w:bookmarkStart w:id="289" w:name="_Toc457379862"/>
      <w:r w:rsidRPr="00373964">
        <w:t xml:space="preserve">STUDENT </w:t>
      </w:r>
      <w:r w:rsidRPr="00B51DB2">
        <w:t>SUPPORT</w:t>
      </w:r>
      <w:bookmarkEnd w:id="289"/>
    </w:p>
    <w:p w14:paraId="2F7F5E24" w14:textId="77777777" w:rsidR="00AC09F3" w:rsidRPr="00921559" w:rsidDel="00651C21" w:rsidRDefault="00AC09F3" w:rsidP="00AC09F3">
      <w:pPr>
        <w:rPr>
          <w:del w:id="290" w:author="Peter Akrill" w:date="2015-08-11T13:02:00Z"/>
        </w:rPr>
      </w:pPr>
      <w:r>
        <w:t xml:space="preserve">The University has strong support structures in place to assist you in times when you require a little extra support, some of these being listed below.  More information can be found in the “Student Handbook” and the Student </w:t>
      </w:r>
      <w:proofErr w:type="spellStart"/>
      <w:r>
        <w:t>Portal.</w:t>
      </w:r>
    </w:p>
    <w:p w14:paraId="444B4B4B" w14:textId="77777777" w:rsidR="00AC09F3" w:rsidRDefault="00AC09F3" w:rsidP="00AC09F3">
      <w:r>
        <w:t>Student</w:t>
      </w:r>
      <w:proofErr w:type="spellEnd"/>
      <w:r>
        <w:t xml:space="preserve"> Handbook and the Student Portal</w:t>
      </w:r>
    </w:p>
    <w:p w14:paraId="17944946" w14:textId="77777777" w:rsidR="00AC09F3" w:rsidRDefault="00AC09F3" w:rsidP="00AC09F3">
      <w:r>
        <w:t xml:space="preserve">A wide range of information pertaining to your studies and the support structures in place to ensure that you are supported through your journey on the Student Portal and in the Student Handbook.  For further information please follow the links: </w:t>
      </w:r>
    </w:p>
    <w:p w14:paraId="2ECBD1C8" w14:textId="77777777" w:rsidR="00AC09F3" w:rsidRPr="00070D0C" w:rsidRDefault="00537F60" w:rsidP="00AC09F3">
      <w:pPr>
        <w:rPr>
          <w:color w:val="0000FF"/>
        </w:rPr>
      </w:pPr>
      <w:hyperlink r:id="rId59" w:history="1">
        <w:r w:rsidR="00AC09F3" w:rsidRPr="006A7798">
          <w:rPr>
            <w:rStyle w:val="Hyperlink"/>
            <w:u w:val="none"/>
          </w:rPr>
          <w:t>Key student documents</w:t>
        </w:r>
      </w:hyperlink>
    </w:p>
    <w:p w14:paraId="5C3BA6D8" w14:textId="77777777" w:rsidR="00AC09F3" w:rsidRPr="00070D0C" w:rsidRDefault="00537F60" w:rsidP="00AC09F3">
      <w:pPr>
        <w:rPr>
          <w:color w:val="0000FF"/>
        </w:rPr>
      </w:pPr>
      <w:hyperlink r:id="rId60" w:history="1">
        <w:r w:rsidR="00AC09F3" w:rsidRPr="005E610B">
          <w:rPr>
            <w:rStyle w:val="Hyperlink"/>
            <w:u w:val="none"/>
          </w:rPr>
          <w:t>Student Portal</w:t>
        </w:r>
      </w:hyperlink>
    </w:p>
    <w:p w14:paraId="777C875B" w14:textId="77777777" w:rsidR="00AC09F3" w:rsidRPr="006A7798" w:rsidRDefault="00537F60" w:rsidP="00AC09F3">
      <w:hyperlink r:id="rId61" w:history="1">
        <w:r w:rsidR="00AC09F3" w:rsidRPr="006A7798">
          <w:rPr>
            <w:rStyle w:val="Hyperlink"/>
            <w:u w:val="none"/>
          </w:rPr>
          <w:t>Student Handbook</w:t>
        </w:r>
      </w:hyperlink>
    </w:p>
    <w:p w14:paraId="7F61948F" w14:textId="77777777" w:rsidR="00AC09F3" w:rsidRPr="006A7798" w:rsidDel="00651C21" w:rsidRDefault="00AC09F3" w:rsidP="00AC09F3">
      <w:pPr>
        <w:spacing w:after="0" w:line="240" w:lineRule="auto"/>
        <w:contextualSpacing/>
        <w:rPr>
          <w:del w:id="291" w:author="Peter Akrill" w:date="2015-08-11T13:02:00Z"/>
        </w:rPr>
      </w:pPr>
    </w:p>
    <w:p w14:paraId="5D8D1E5E" w14:textId="77777777" w:rsidR="00AC09F3" w:rsidDel="00651C21" w:rsidRDefault="00AC09F3" w:rsidP="00AC09F3">
      <w:pPr>
        <w:spacing w:after="0" w:line="240" w:lineRule="auto"/>
        <w:contextualSpacing/>
        <w:rPr>
          <w:del w:id="292" w:author="Peter Akrill" w:date="2015-08-11T13:02:00Z"/>
          <w:rStyle w:val="Hyperlink"/>
          <w:u w:val="none"/>
        </w:rPr>
      </w:pPr>
      <w:del w:id="293" w:author="Peter Akrill" w:date="2015-08-11T13:02:00Z">
        <w:r w:rsidDel="00651C21">
          <w:fldChar w:fldCharType="begin"/>
        </w:r>
        <w:r w:rsidDel="00651C21">
          <w:delInstrText xml:space="preserve"> HYPERLINK "http://portal.solent.ac.uk/documents/fci/student-handbook-warsash.pdf?t=1419246692426" </w:delInstrText>
        </w:r>
        <w:r w:rsidDel="00651C21">
          <w:fldChar w:fldCharType="separate"/>
        </w:r>
        <w:r w:rsidRPr="006A7798" w:rsidDel="00651C21">
          <w:rPr>
            <w:rStyle w:val="Hyperlink"/>
            <w:u w:val="none"/>
          </w:rPr>
          <w:delText>Student Handbook Warsash</w:delText>
        </w:r>
        <w:r w:rsidDel="00651C21">
          <w:rPr>
            <w:rStyle w:val="Hyperlink"/>
            <w:u w:val="none"/>
          </w:rPr>
          <w:fldChar w:fldCharType="end"/>
        </w:r>
        <w:r w:rsidDel="00651C21">
          <w:rPr>
            <w:rStyle w:val="Hyperlink"/>
            <w:u w:val="none"/>
          </w:rPr>
          <w:delText>*</w:delText>
        </w:r>
      </w:del>
    </w:p>
    <w:p w14:paraId="09D2F60F" w14:textId="77777777" w:rsidR="00AC09F3" w:rsidRPr="006511EC" w:rsidDel="00651C21" w:rsidRDefault="00AC09F3" w:rsidP="00AC09F3">
      <w:pPr>
        <w:spacing w:after="0" w:line="240" w:lineRule="auto"/>
        <w:contextualSpacing/>
        <w:rPr>
          <w:del w:id="294" w:author="Peter Akrill" w:date="2015-08-11T13:02:00Z"/>
          <w:sz w:val="16"/>
          <w:szCs w:val="16"/>
        </w:rPr>
      </w:pPr>
      <w:del w:id="295" w:author="Peter Akrill" w:date="2015-08-11T13:02:00Z">
        <w:r w:rsidRPr="006511EC" w:rsidDel="00651C21">
          <w:rPr>
            <w:sz w:val="16"/>
            <w:szCs w:val="16"/>
          </w:rPr>
          <w:delText>*for students studying at the Warsash campus</w:delText>
        </w:r>
      </w:del>
    </w:p>
    <w:p w14:paraId="7D36653A" w14:textId="77777777" w:rsidR="00AC09F3" w:rsidRDefault="00AC09F3" w:rsidP="00AC09F3">
      <w:pPr>
        <w:spacing w:after="0" w:line="240" w:lineRule="auto"/>
        <w:rPr>
          <w:b/>
          <w:u w:val="single"/>
        </w:rPr>
      </w:pPr>
    </w:p>
    <w:p w14:paraId="2AD662B9" w14:textId="77777777" w:rsidR="00AC09F3" w:rsidDel="00651C21" w:rsidRDefault="00AC09F3" w:rsidP="00AC09F3">
      <w:pPr>
        <w:spacing w:after="0" w:line="240" w:lineRule="auto"/>
        <w:rPr>
          <w:del w:id="296" w:author="Peter Akrill" w:date="2015-08-11T13:02:00Z"/>
          <w:b/>
          <w:u w:val="single"/>
        </w:rPr>
      </w:pPr>
    </w:p>
    <w:p w14:paraId="7D962866" w14:textId="77777777" w:rsidR="00AC09F3" w:rsidRDefault="00AC09F3" w:rsidP="00AC09F3">
      <w:pPr>
        <w:pStyle w:val="Heading3"/>
      </w:pPr>
      <w:bookmarkStart w:id="297" w:name="_Toc457379255"/>
      <w:bookmarkStart w:id="298" w:name="_Toc457379863"/>
      <w:r>
        <w:t>Learning Skills Support (</w:t>
      </w:r>
      <w:proofErr w:type="spellStart"/>
      <w:r>
        <w:t>Succeed@Solent</w:t>
      </w:r>
      <w:proofErr w:type="spellEnd"/>
      <w:r>
        <w:t>)</w:t>
      </w:r>
      <w:bookmarkEnd w:id="297"/>
      <w:bookmarkEnd w:id="298"/>
    </w:p>
    <w:p w14:paraId="0498BF0E" w14:textId="77777777" w:rsidR="00AC09F3" w:rsidRPr="00070D0C" w:rsidDel="00651C21" w:rsidRDefault="00AC09F3" w:rsidP="00AC09F3">
      <w:pPr>
        <w:rPr>
          <w:del w:id="299" w:author="Peter Akrill" w:date="2015-08-11T13:02:00Z"/>
        </w:rPr>
      </w:pPr>
      <w:r>
        <w:t xml:space="preserve">The learning skills tutors provide academic skills support to all students and you also have access to an online support tool which covers a wide range of academic support. To make a 1:1 appointment email </w:t>
      </w:r>
      <w:proofErr w:type="spellStart"/>
      <w:r>
        <w:t>succeed@solent</w:t>
      </w:r>
      <w:proofErr w:type="spellEnd"/>
      <w:r>
        <w:t xml:space="preserve">. To access this support follow the link: </w:t>
      </w:r>
      <w:hyperlink r:id="rId62">
        <w:proofErr w:type="spellStart"/>
        <w:r w:rsidRPr="3D7F6112">
          <w:rPr>
            <w:rStyle w:val="Hyperlink"/>
            <w:u w:val="none"/>
          </w:rPr>
          <w:t>S@S</w:t>
        </w:r>
      </w:hyperlink>
    </w:p>
    <w:p w14:paraId="72E62212" w14:textId="77777777" w:rsidR="00AC09F3" w:rsidRDefault="00AC09F3" w:rsidP="00AC09F3">
      <w:r>
        <w:t>Student</w:t>
      </w:r>
      <w:proofErr w:type="spellEnd"/>
      <w:r>
        <w:t xml:space="preserve"> Support Network Officers (SSNO)</w:t>
      </w:r>
    </w:p>
    <w:p w14:paraId="01B61044" w14:textId="77777777" w:rsidR="00AC09F3" w:rsidRPr="00070D0C" w:rsidRDefault="00AC09F3" w:rsidP="00AC09F3">
      <w:pPr>
        <w:rPr>
          <w:b/>
        </w:rPr>
      </w:pPr>
      <w:r>
        <w:t>Student Support Network Officers are there to support and advise you. The contact details of the course’s SSNO are listed in the ‘Who’s who’ section of this handbook.</w:t>
      </w:r>
    </w:p>
    <w:p w14:paraId="409AC0C4" w14:textId="77777777" w:rsidR="00AC09F3" w:rsidDel="00651C21" w:rsidRDefault="00AC09F3" w:rsidP="00AC09F3">
      <w:pPr>
        <w:spacing w:after="0" w:line="240" w:lineRule="auto"/>
        <w:rPr>
          <w:del w:id="300" w:author="Peter Akrill" w:date="2015-08-11T13:02:00Z"/>
          <w:b/>
          <w:u w:val="single"/>
        </w:rPr>
      </w:pPr>
    </w:p>
    <w:p w14:paraId="0BE204A9" w14:textId="77777777" w:rsidR="00AC09F3" w:rsidRDefault="00AC09F3" w:rsidP="00AC09F3">
      <w:pPr>
        <w:pStyle w:val="Heading3"/>
      </w:pPr>
      <w:bookmarkStart w:id="301" w:name="_Toc457379256"/>
      <w:bookmarkStart w:id="302" w:name="_Toc457379864"/>
      <w:r>
        <w:t>Students’ Information Centre</w:t>
      </w:r>
      <w:bookmarkEnd w:id="301"/>
      <w:bookmarkEnd w:id="302"/>
    </w:p>
    <w:p w14:paraId="78D98F9F" w14:textId="77777777" w:rsidR="00AC09F3" w:rsidRPr="00070D0C" w:rsidRDefault="00AC09F3" w:rsidP="00AC09F3">
      <w:r>
        <w:t xml:space="preserve">The Students’ Information Centre is based in the Andrews building and can support you on a wide range of areas including counselling and financial advice.  For further information follow the link: </w:t>
      </w:r>
      <w:hyperlink r:id="rId63">
        <w:r w:rsidRPr="3D7F6112">
          <w:rPr>
            <w:rStyle w:val="Hyperlink"/>
            <w:u w:val="none"/>
          </w:rPr>
          <w:t>Students' Information Centre</w:t>
        </w:r>
      </w:hyperlink>
    </w:p>
    <w:p w14:paraId="4D67CADC" w14:textId="77777777" w:rsidR="00AC09F3" w:rsidRPr="00070D0C" w:rsidRDefault="00AC09F3" w:rsidP="00AC09F3">
      <w:pPr>
        <w:pStyle w:val="Heading3"/>
      </w:pPr>
      <w:bookmarkStart w:id="303" w:name="_Toc457379257"/>
      <w:bookmarkStart w:id="304" w:name="_Toc457379865"/>
      <w:r>
        <w:t>Employability and Enterprise Team</w:t>
      </w:r>
      <w:bookmarkEnd w:id="303"/>
      <w:bookmarkEnd w:id="304"/>
    </w:p>
    <w:p w14:paraId="21DE3CC1" w14:textId="77777777" w:rsidR="00AC09F3" w:rsidRPr="00070D0C" w:rsidRDefault="00AC09F3" w:rsidP="00AC09F3">
      <w:pPr>
        <w:rPr>
          <w:color w:val="0000FF"/>
        </w:rPr>
      </w:pPr>
      <w:r w:rsidRPr="3D7F6112">
        <w:rPr>
          <w:lang w:eastAsia="en-GB"/>
        </w:rPr>
        <w:t>The Employability and Enterprise team can help to enhance your employability and/or support your enterprise aspirations.  For f</w:t>
      </w:r>
      <w:r>
        <w:t xml:space="preserve">urther details follow the link: </w:t>
      </w:r>
      <w:hyperlink r:id="rId64">
        <w:r w:rsidRPr="3D7F6112">
          <w:rPr>
            <w:rStyle w:val="Hyperlink"/>
            <w:u w:val="none"/>
          </w:rPr>
          <w:t>Employability and Enterprise</w:t>
        </w:r>
      </w:hyperlink>
    </w:p>
    <w:p w14:paraId="65CD81FE" w14:textId="77777777" w:rsidR="00AC09F3" w:rsidRPr="006A7798" w:rsidDel="00651C21" w:rsidRDefault="00AC09F3" w:rsidP="00AC09F3">
      <w:pPr>
        <w:spacing w:after="0" w:line="240" w:lineRule="auto"/>
        <w:rPr>
          <w:del w:id="305" w:author="Peter Akrill" w:date="2015-08-11T13:02:00Z"/>
        </w:rPr>
      </w:pPr>
    </w:p>
    <w:p w14:paraId="1800CADD" w14:textId="77777777" w:rsidR="00AC09F3" w:rsidRPr="006A7798" w:rsidRDefault="00AC09F3">
      <w:pPr>
        <w:pStyle w:val="Heading3"/>
        <w:pPrChange w:id="306" w:author="Peter Akrill" w:date="2015-08-11T13:02:00Z">
          <w:pPr>
            <w:keepNext/>
            <w:keepLines/>
            <w:spacing w:after="0" w:line="240" w:lineRule="auto"/>
          </w:pPr>
        </w:pPrChange>
      </w:pPr>
      <w:bookmarkStart w:id="307" w:name="_Toc457379258"/>
      <w:bookmarkStart w:id="308" w:name="_Toc457379866"/>
      <w:r>
        <w:t>Access Solent</w:t>
      </w:r>
      <w:bookmarkEnd w:id="307"/>
      <w:bookmarkEnd w:id="308"/>
    </w:p>
    <w:p w14:paraId="71732EBD" w14:textId="77777777" w:rsidR="00AC09F3" w:rsidDel="00651C21" w:rsidRDefault="00AC09F3">
      <w:pPr>
        <w:rPr>
          <w:del w:id="309" w:author="Peter Akrill" w:date="2015-08-11T13:03:00Z"/>
        </w:rPr>
        <w:pPrChange w:id="310" w:author="Peter Akrill" w:date="2015-08-11T13:02:00Z">
          <w:pPr>
            <w:keepNext/>
            <w:keepLines/>
            <w:spacing w:after="0" w:line="240" w:lineRule="auto"/>
          </w:pPr>
        </w:pPrChange>
      </w:pPr>
    </w:p>
    <w:p w14:paraId="6AD4FA2D" w14:textId="77777777" w:rsidR="00AC09F3" w:rsidRPr="00070D0C" w:rsidRDefault="00AC09F3" w:rsidP="00AC09F3">
      <w:pPr>
        <w:rPr>
          <w:color w:val="0000FF"/>
        </w:rPr>
      </w:pPr>
      <w:r>
        <w:t xml:space="preserve">Access Solent can provide support to you to ensure that you are able to enjoy the full use of all facilities.  The Access Solent team can work with you to ensure that you are fully supported. For further information follow the link: </w:t>
      </w:r>
      <w:hyperlink r:id="rId65">
        <w:r w:rsidRPr="3D7F6112">
          <w:rPr>
            <w:rStyle w:val="Hyperlink"/>
            <w:u w:val="none"/>
          </w:rPr>
          <w:t>Access Solent</w:t>
        </w:r>
      </w:hyperlink>
    </w:p>
    <w:p w14:paraId="078E7162" w14:textId="77777777" w:rsidR="00AC09F3" w:rsidRPr="00784B0F" w:rsidDel="00651C21" w:rsidRDefault="00AC09F3" w:rsidP="00AC09F3">
      <w:pPr>
        <w:rPr>
          <w:del w:id="311" w:author="Peter Akrill" w:date="2015-08-11T13:03:00Z"/>
        </w:rPr>
      </w:pPr>
    </w:p>
    <w:p w14:paraId="7EA078C4" w14:textId="77777777" w:rsidR="00AC09F3" w:rsidRPr="006A7798" w:rsidDel="00651C21" w:rsidRDefault="00AC09F3" w:rsidP="00AC09F3">
      <w:pPr>
        <w:spacing w:after="0" w:line="240" w:lineRule="auto"/>
        <w:rPr>
          <w:del w:id="312" w:author="Peter Akrill" w:date="2015-08-11T13:02:00Z"/>
        </w:rPr>
      </w:pPr>
    </w:p>
    <w:p w14:paraId="6D45F1EF" w14:textId="77777777" w:rsidR="00AC09F3" w:rsidRPr="006A7798" w:rsidRDefault="00AC09F3" w:rsidP="00AC09F3">
      <w:pPr>
        <w:pStyle w:val="Heading3"/>
      </w:pPr>
      <w:bookmarkStart w:id="313" w:name="_Toc457379259"/>
      <w:bookmarkStart w:id="314" w:name="_Toc457379867"/>
      <w:r>
        <w:t>Mountbatten Library and Learning Resource Centre including the Study Skills Advisors</w:t>
      </w:r>
      <w:bookmarkEnd w:id="313"/>
      <w:bookmarkEnd w:id="314"/>
    </w:p>
    <w:p w14:paraId="2F5F4C0C" w14:textId="77777777" w:rsidR="00AC09F3" w:rsidDel="00651C21" w:rsidRDefault="00AC09F3">
      <w:pPr>
        <w:rPr>
          <w:del w:id="315" w:author="Peter Akrill" w:date="2015-08-11T13:03:00Z"/>
        </w:rPr>
        <w:pPrChange w:id="316" w:author="Peter Akrill" w:date="2015-08-11T13:03:00Z">
          <w:pPr>
            <w:spacing w:after="0" w:line="240" w:lineRule="auto"/>
          </w:pPr>
        </w:pPrChange>
      </w:pPr>
    </w:p>
    <w:p w14:paraId="75F52353" w14:textId="77777777" w:rsidR="00AC09F3" w:rsidRDefault="00AC09F3">
      <w:pPr>
        <w:rPr>
          <w:rStyle w:val="Hyperlink"/>
          <w:u w:val="none"/>
        </w:rPr>
        <w:pPrChange w:id="317" w:author="Peter Akrill" w:date="2015-08-11T13:03:00Z">
          <w:pPr>
            <w:spacing w:after="0" w:line="240" w:lineRule="auto"/>
          </w:pPr>
        </w:pPrChange>
      </w:pPr>
      <w:r>
        <w:t xml:space="preserve">This service is responsible for two libraries based on the EPT and </w:t>
      </w:r>
      <w:proofErr w:type="spellStart"/>
      <w:r>
        <w:t>Warsash</w:t>
      </w:r>
      <w:proofErr w:type="spellEnd"/>
      <w:r>
        <w:t xml:space="preserve"> campuses and a number of Learning Resource Centres (LRCs).  The Mountbatten Library on the main campus offers a variety of opportunities to study on your own or in groups and the </w:t>
      </w:r>
      <w:proofErr w:type="spellStart"/>
      <w:r>
        <w:t>Warsash</w:t>
      </w:r>
      <w:proofErr w:type="spellEnd"/>
      <w:r>
        <w:t xml:space="preserve"> Library offers quiet study space.  F</w:t>
      </w:r>
      <w:r w:rsidRPr="006A7798">
        <w:t xml:space="preserve">or </w:t>
      </w:r>
      <w:r>
        <w:t>further information follow the link</w:t>
      </w:r>
      <w:r w:rsidRPr="006A7798">
        <w:t xml:space="preserve">: </w:t>
      </w:r>
      <w:r w:rsidRPr="3D7F6112">
        <w:fldChar w:fldCharType="begin"/>
      </w:r>
      <w:r>
        <w:instrText xml:space="preserve"> HYPERLINK "http://portal.solent.ac.uk/library/library.aspx" </w:instrText>
      </w:r>
      <w:r w:rsidRPr="3D7F6112">
        <w:fldChar w:fldCharType="separate"/>
      </w:r>
      <w:r w:rsidRPr="006A7798">
        <w:rPr>
          <w:rStyle w:val="Hyperlink"/>
          <w:u w:val="none"/>
        </w:rPr>
        <w:t>SSU Library</w:t>
      </w:r>
      <w:r w:rsidRPr="3D7F6112">
        <w:fldChar w:fldCharType="end"/>
      </w:r>
    </w:p>
    <w:p w14:paraId="5859257B" w14:textId="77777777" w:rsidR="00AC09F3" w:rsidRDefault="00AC09F3" w:rsidP="00AC09F3">
      <w:pPr>
        <w:rPr>
          <w:rStyle w:val="Hyperlink"/>
          <w:color w:val="auto"/>
        </w:rPr>
      </w:pPr>
    </w:p>
    <w:p w14:paraId="6EFFC31C" w14:textId="77777777" w:rsidR="00AC09F3" w:rsidRPr="00070D0C" w:rsidDel="00651C21" w:rsidRDefault="00AC09F3">
      <w:pPr>
        <w:rPr>
          <w:del w:id="318" w:author="Peter Akrill" w:date="2015-08-11T13:03:00Z"/>
        </w:rPr>
        <w:pPrChange w:id="319" w:author="Peter Akrill" w:date="2015-08-11T13:03:00Z">
          <w:pPr>
            <w:spacing w:after="0" w:line="240" w:lineRule="auto"/>
          </w:pPr>
        </w:pPrChange>
      </w:pPr>
    </w:p>
    <w:p w14:paraId="64ED0ACC" w14:textId="77777777" w:rsidR="00AC09F3" w:rsidRPr="00784B0F" w:rsidDel="00651C21" w:rsidRDefault="00AC09F3" w:rsidP="00AC09F3">
      <w:pPr>
        <w:pStyle w:val="Heading3"/>
        <w:rPr>
          <w:del w:id="320" w:author="Peter Akrill" w:date="2015-08-11T13:03:00Z"/>
          <w:rStyle w:val="Hyperlink"/>
          <w:color w:val="auto"/>
        </w:rPr>
      </w:pPr>
    </w:p>
    <w:p w14:paraId="74C4173D" w14:textId="77777777" w:rsidR="00AC09F3" w:rsidRPr="00784B0F" w:rsidRDefault="00AC09F3">
      <w:pPr>
        <w:pStyle w:val="Heading3"/>
        <w:rPr>
          <w:rStyle w:val="Hyperlink"/>
          <w:color w:val="auto"/>
        </w:rPr>
        <w:pPrChange w:id="321" w:author="Peter Akrill" w:date="2015-08-11T13:03:00Z">
          <w:pPr>
            <w:spacing w:after="0" w:line="240" w:lineRule="auto"/>
          </w:pPr>
        </w:pPrChange>
      </w:pPr>
      <w:bookmarkStart w:id="322" w:name="_Toc457379260"/>
      <w:bookmarkStart w:id="323" w:name="_Toc457379868"/>
      <w:r w:rsidRPr="3D7F6112">
        <w:rPr>
          <w:rStyle w:val="Hyperlink"/>
          <w:color w:val="auto"/>
        </w:rPr>
        <w:t>Learning Resource Centres (LRC)</w:t>
      </w:r>
      <w:bookmarkEnd w:id="322"/>
      <w:bookmarkEnd w:id="323"/>
    </w:p>
    <w:p w14:paraId="21BC64EA" w14:textId="77777777" w:rsidR="00AC09F3" w:rsidDel="00651C21" w:rsidRDefault="00AC09F3">
      <w:pPr>
        <w:rPr>
          <w:del w:id="324" w:author="Peter Akrill" w:date="2015-08-11T13:03:00Z"/>
          <w:rStyle w:val="Hyperlink"/>
          <w:color w:val="auto"/>
          <w:u w:val="none"/>
        </w:rPr>
        <w:pPrChange w:id="325" w:author="Peter Akrill" w:date="2015-08-11T13:03:00Z">
          <w:pPr>
            <w:shd w:val="clear" w:color="auto" w:fill="FFFFFF" w:themeFill="background1"/>
            <w:spacing w:after="0" w:line="240" w:lineRule="auto"/>
          </w:pPr>
        </w:pPrChange>
      </w:pPr>
    </w:p>
    <w:p w14:paraId="53783242" w14:textId="77777777" w:rsidR="00AC09F3" w:rsidRPr="00D57EA6" w:rsidRDefault="00AC09F3">
      <w:pPr>
        <w:pPrChange w:id="326" w:author="Peter Akrill" w:date="2015-08-11T13:03:00Z">
          <w:pPr>
            <w:shd w:val="clear" w:color="auto" w:fill="FFFFFF" w:themeFill="background1"/>
            <w:spacing w:after="0" w:line="240" w:lineRule="auto"/>
          </w:pPr>
        </w:pPrChange>
      </w:pPr>
      <w:r w:rsidRPr="00D57EA6">
        <w:rPr>
          <w:rStyle w:val="Hyperlink"/>
          <w:color w:val="auto"/>
          <w:u w:val="none"/>
        </w:rPr>
        <w:t xml:space="preserve">On the EPT site, the LRC is based within the Library, the Andrews Building, and the SJM Building; and within the Library building on the </w:t>
      </w:r>
      <w:proofErr w:type="spellStart"/>
      <w:r w:rsidRPr="00D57EA6">
        <w:rPr>
          <w:rStyle w:val="Hyperlink"/>
          <w:color w:val="auto"/>
          <w:u w:val="none"/>
        </w:rPr>
        <w:t>Warsash</w:t>
      </w:r>
      <w:proofErr w:type="spellEnd"/>
      <w:r w:rsidRPr="00D57EA6">
        <w:rPr>
          <w:rStyle w:val="Hyperlink"/>
          <w:color w:val="auto"/>
          <w:u w:val="none"/>
        </w:rPr>
        <w:t xml:space="preserve"> site.  The LRC staff can assist you with any software/hardware difficulties you may be having as well as providing an equipment loan service.  </w:t>
      </w:r>
      <w:r w:rsidRPr="006A7798">
        <w:t>For further information follow the link:</w:t>
      </w:r>
      <w:r w:rsidRPr="00014EA8">
        <w:rPr>
          <w:rStyle w:val="Hyperlink"/>
          <w:color w:val="auto"/>
          <w:u w:val="none"/>
        </w:rPr>
        <w:t xml:space="preserve"> </w:t>
      </w:r>
      <w:r w:rsidRPr="3D7F6112">
        <w:fldChar w:fldCharType="begin"/>
      </w:r>
      <w:r>
        <w:instrText xml:space="preserve"> HYPERLINK "http://portal.solent.ac.uk/it-and-media/it-and-media.aspx" </w:instrText>
      </w:r>
      <w:r w:rsidRPr="3D7F6112">
        <w:fldChar w:fldCharType="separate"/>
      </w:r>
      <w:r w:rsidRPr="00014EA8">
        <w:rPr>
          <w:rStyle w:val="Hyperlink"/>
          <w:u w:val="none"/>
        </w:rPr>
        <w:t>IT support</w:t>
      </w:r>
      <w:r w:rsidRPr="3D7F6112">
        <w:fldChar w:fldCharType="end"/>
      </w:r>
    </w:p>
    <w:p w14:paraId="452CF23B" w14:textId="77777777" w:rsidR="00AC09F3" w:rsidDel="00651C21" w:rsidRDefault="00AC09F3">
      <w:pPr>
        <w:spacing w:after="200"/>
        <w:rPr>
          <w:del w:id="327" w:author="Peter Akrill" w:date="2015-08-11T13:03:00Z"/>
          <w:b/>
          <w:u w:val="single"/>
        </w:rPr>
        <w:pPrChange w:id="328" w:author="Peter Akrill" w:date="2015-08-11T13:03:00Z">
          <w:pPr>
            <w:spacing w:after="0" w:line="240" w:lineRule="auto"/>
          </w:pPr>
        </w:pPrChange>
      </w:pPr>
    </w:p>
    <w:p w14:paraId="68559C9F" w14:textId="77777777" w:rsidR="00AC09F3" w:rsidDel="00651C21" w:rsidRDefault="00AC09F3">
      <w:pPr>
        <w:spacing w:after="200"/>
        <w:rPr>
          <w:del w:id="329" w:author="Peter Akrill" w:date="2015-08-11T13:03:00Z"/>
          <w:b/>
          <w:u w:val="single"/>
        </w:rPr>
        <w:pPrChange w:id="330" w:author="Peter Akrill" w:date="2015-08-11T13:03:00Z">
          <w:pPr>
            <w:spacing w:after="0" w:line="240" w:lineRule="auto"/>
          </w:pPr>
        </w:pPrChange>
      </w:pPr>
    </w:p>
    <w:p w14:paraId="37665BC6" w14:textId="77777777" w:rsidR="00AC09F3" w:rsidRPr="006A7798" w:rsidDel="00651C21" w:rsidRDefault="00AC09F3">
      <w:pPr>
        <w:pStyle w:val="Heading3"/>
        <w:rPr>
          <w:del w:id="331" w:author="Peter Akrill" w:date="2015-08-11T13:03:00Z"/>
        </w:rPr>
        <w:pPrChange w:id="332" w:author="Peter Akrill" w:date="2015-08-11T13:03:00Z">
          <w:pPr>
            <w:spacing w:after="0" w:line="240" w:lineRule="auto"/>
          </w:pPr>
        </w:pPrChange>
      </w:pPr>
      <w:r>
        <w:t xml:space="preserve">Students’ Union and student </w:t>
      </w:r>
      <w:proofErr w:type="spellStart"/>
      <w:r>
        <w:t>societies</w:t>
      </w:r>
    </w:p>
    <w:p w14:paraId="6CDB96DD" w14:textId="77777777" w:rsidR="00AC09F3" w:rsidRDefault="00AC09F3">
      <w:pPr>
        <w:rPr>
          <w:rStyle w:val="Hyperlink"/>
          <w:u w:val="none"/>
        </w:rPr>
        <w:pPrChange w:id="333" w:author="Peter Akrill" w:date="2015-08-11T13:03:00Z">
          <w:pPr>
            <w:spacing w:after="0" w:line="240" w:lineRule="auto"/>
          </w:pPr>
        </w:pPrChange>
      </w:pPr>
      <w:r w:rsidRPr="006A7798">
        <w:t>The</w:t>
      </w:r>
      <w:proofErr w:type="spellEnd"/>
      <w:r w:rsidRPr="006A7798">
        <w:t xml:space="preserve"> Students’ Union provides support and information </w:t>
      </w:r>
      <w:r>
        <w:t>to</w:t>
      </w:r>
      <w:r w:rsidRPr="006A7798">
        <w:t xml:space="preserve"> students at Solent </w:t>
      </w:r>
      <w:r>
        <w:t>and gives you the opportunity to join</w:t>
      </w:r>
      <w:r w:rsidRPr="006A7798">
        <w:t xml:space="preserve"> a large number of student societies</w:t>
      </w:r>
      <w:r>
        <w:t xml:space="preserve">.  </w:t>
      </w:r>
      <w:r w:rsidRPr="006A7798">
        <w:t>For further information follow the link:</w:t>
      </w:r>
      <w:r>
        <w:t xml:space="preserve"> </w:t>
      </w:r>
      <w:r w:rsidRPr="3D7F6112">
        <w:fldChar w:fldCharType="begin"/>
      </w:r>
      <w:r>
        <w:instrText xml:space="preserve"> HYPERLINK "http://www.solentsu.co.uk/" </w:instrText>
      </w:r>
      <w:r w:rsidRPr="3D7F6112">
        <w:fldChar w:fldCharType="separate"/>
      </w:r>
      <w:r w:rsidRPr="006A7798">
        <w:rPr>
          <w:rStyle w:val="Hyperlink"/>
          <w:u w:val="none"/>
        </w:rPr>
        <w:t>Solent Students' Union</w:t>
      </w:r>
      <w:r w:rsidRPr="3D7F6112">
        <w:fldChar w:fldCharType="end"/>
      </w:r>
    </w:p>
    <w:p w14:paraId="3F37979E" w14:textId="77777777" w:rsidR="00AC09F3" w:rsidDel="00651C21" w:rsidRDefault="00AC09F3" w:rsidP="00AC09F3">
      <w:pPr>
        <w:spacing w:after="0" w:line="240" w:lineRule="auto"/>
        <w:rPr>
          <w:del w:id="334" w:author="Peter Akrill" w:date="2015-08-11T13:03:00Z"/>
          <w:b/>
          <w:u w:val="single"/>
        </w:rPr>
      </w:pPr>
    </w:p>
    <w:p w14:paraId="52C061A3" w14:textId="77777777" w:rsidR="00AC09F3" w:rsidDel="00651C21" w:rsidRDefault="00AC09F3" w:rsidP="00AC09F3">
      <w:pPr>
        <w:spacing w:after="0" w:line="240" w:lineRule="auto"/>
        <w:rPr>
          <w:del w:id="335" w:author="Peter Akrill" w:date="2015-08-11T13:03:00Z"/>
          <w:b/>
          <w:u w:val="single"/>
        </w:rPr>
      </w:pPr>
    </w:p>
    <w:p w14:paraId="396E90DE" w14:textId="77777777" w:rsidR="00AC09F3" w:rsidRPr="006A7798" w:rsidRDefault="00AC09F3">
      <w:pPr>
        <w:pStyle w:val="Heading3"/>
        <w:pPrChange w:id="336" w:author="Peter Akrill" w:date="2015-08-11T13:03:00Z">
          <w:pPr>
            <w:spacing w:after="0" w:line="240" w:lineRule="auto"/>
          </w:pPr>
        </w:pPrChange>
      </w:pPr>
      <w:bookmarkStart w:id="337" w:name="_Toc457379261"/>
      <w:bookmarkStart w:id="338" w:name="_Toc457379869"/>
      <w:r>
        <w:t>International Advice Service</w:t>
      </w:r>
      <w:bookmarkEnd w:id="337"/>
      <w:bookmarkEnd w:id="338"/>
    </w:p>
    <w:p w14:paraId="61B868A4" w14:textId="77777777" w:rsidR="00AC09F3" w:rsidDel="00651C21" w:rsidRDefault="00AC09F3" w:rsidP="00AC09F3">
      <w:pPr>
        <w:rPr>
          <w:del w:id="339" w:author="Peter Akrill" w:date="2015-08-11T13:03:00Z"/>
        </w:rPr>
      </w:pPr>
    </w:p>
    <w:p w14:paraId="7A934D2B" w14:textId="77777777" w:rsidR="00AC09F3" w:rsidRPr="006A7798" w:rsidRDefault="00AC09F3">
      <w:pPr>
        <w:pPrChange w:id="340" w:author="Peter Akrill" w:date="2015-08-11T13:03:00Z">
          <w:pPr>
            <w:spacing w:after="0" w:line="240" w:lineRule="auto"/>
          </w:pPr>
        </w:pPrChange>
      </w:pPr>
      <w:r w:rsidRPr="006A7798">
        <w:t xml:space="preserve">The International </w:t>
      </w:r>
      <w:r>
        <w:t>Advice Service</w:t>
      </w:r>
      <w:r w:rsidRPr="006A7798">
        <w:t xml:space="preserve"> provides information and advice for international students on all aspects of student life.  For further information follow the link: </w:t>
      </w:r>
      <w:r w:rsidRPr="3D7F6112">
        <w:fldChar w:fldCharType="begin"/>
      </w:r>
      <w:r>
        <w:instrText xml:space="preserve"> HYPERLINK "http://portal.solent.ac.uk/support/international-support/international-support.aspx" </w:instrText>
      </w:r>
      <w:r w:rsidRPr="3D7F6112">
        <w:fldChar w:fldCharType="separate"/>
      </w:r>
      <w:r>
        <w:rPr>
          <w:rStyle w:val="Hyperlink"/>
          <w:u w:val="none"/>
        </w:rPr>
        <w:t>International Advice Service</w:t>
      </w:r>
      <w:r w:rsidRPr="3D7F6112">
        <w:fldChar w:fldCharType="end"/>
      </w:r>
    </w:p>
    <w:p w14:paraId="0004528D" w14:textId="77777777" w:rsidR="00AC09F3" w:rsidDel="00651C21" w:rsidRDefault="00AC09F3" w:rsidP="00AC09F3">
      <w:pPr>
        <w:spacing w:after="0" w:line="240" w:lineRule="auto"/>
        <w:rPr>
          <w:del w:id="341" w:author="Peter Akrill" w:date="2015-08-11T13:03:00Z"/>
          <w:b/>
          <w:u w:val="single"/>
        </w:rPr>
      </w:pPr>
    </w:p>
    <w:p w14:paraId="40DF9C4D" w14:textId="77777777" w:rsidR="00AC09F3" w:rsidDel="00651C21" w:rsidRDefault="00AC09F3">
      <w:pPr>
        <w:pStyle w:val="Heading3"/>
        <w:rPr>
          <w:del w:id="342" w:author="Peter Akrill" w:date="2015-08-11T13:03:00Z"/>
        </w:rPr>
        <w:pPrChange w:id="343" w:author="Peter Akrill" w:date="2015-08-11T13:03:00Z">
          <w:pPr>
            <w:spacing w:after="0" w:line="240" w:lineRule="auto"/>
          </w:pPr>
        </w:pPrChange>
      </w:pPr>
    </w:p>
    <w:p w14:paraId="5D7C0ED6" w14:textId="77777777" w:rsidR="00AC09F3" w:rsidRPr="006A7798" w:rsidRDefault="00AC09F3">
      <w:pPr>
        <w:pStyle w:val="Heading3"/>
        <w:pPrChange w:id="344" w:author="Peter Akrill" w:date="2015-08-11T13:03:00Z">
          <w:pPr>
            <w:spacing w:after="0" w:line="240" w:lineRule="auto"/>
          </w:pPr>
        </w:pPrChange>
      </w:pPr>
      <w:bookmarkStart w:id="345" w:name="_Toc457379262"/>
      <w:bookmarkStart w:id="346" w:name="_Toc457379870"/>
      <w:r>
        <w:t>Sport Solent</w:t>
      </w:r>
      <w:bookmarkEnd w:id="345"/>
      <w:bookmarkEnd w:id="346"/>
    </w:p>
    <w:p w14:paraId="7B521FC6" w14:textId="77777777" w:rsidR="00AC09F3" w:rsidRPr="005235C2" w:rsidDel="00651C21" w:rsidRDefault="00AC09F3">
      <w:pPr>
        <w:rPr>
          <w:del w:id="347" w:author="Peter Akrill" w:date="2015-08-11T13:03:00Z"/>
        </w:rPr>
        <w:pPrChange w:id="348" w:author="Peter Akrill" w:date="2015-08-11T13:03:00Z">
          <w:pPr>
            <w:pStyle w:val="NormalWeb"/>
            <w:spacing w:before="0" w:beforeAutospacing="0" w:after="0" w:afterAutospacing="0"/>
          </w:pPr>
        </w:pPrChange>
      </w:pPr>
    </w:p>
    <w:p w14:paraId="346C8D22" w14:textId="68959DAD" w:rsidR="0000365B" w:rsidRPr="005245AC" w:rsidRDefault="00AC09F3">
      <w:pPr>
        <w:rPr>
          <w:color w:val="0000FF"/>
        </w:rPr>
        <w:pPrChange w:id="349" w:author="Peter Akrill" w:date="2015-08-11T13:03:00Z">
          <w:pPr>
            <w:pStyle w:val="NormalWeb"/>
            <w:spacing w:before="0" w:beforeAutospacing="0" w:after="0" w:afterAutospacing="0"/>
          </w:pPr>
        </w:pPrChange>
      </w:pPr>
      <w:r w:rsidRPr="005235C2">
        <w:t xml:space="preserve">Sport Solent offers opportunities to get involved in </w:t>
      </w:r>
      <w:r w:rsidRPr="005235C2">
        <w:fldChar w:fldCharType="begin"/>
      </w:r>
      <w:r w:rsidRPr="005235C2">
        <w:instrText xml:space="preserve"> HYPERLINK "http://www.solent.ac.uk/sport/team-solent/team-solent.aspx" \o "Team Solent clubs" </w:instrText>
      </w:r>
      <w:r w:rsidRPr="005235C2">
        <w:fldChar w:fldCharType="separate"/>
      </w:r>
      <w:r w:rsidRPr="005235C2">
        <w:rPr>
          <w:rStyle w:val="Hyperlink"/>
          <w:rFonts w:eastAsiaTheme="majorEastAsia" w:cstheme="majorEastAsia"/>
          <w:color w:val="auto"/>
          <w:u w:val="none"/>
        </w:rPr>
        <w:t>competitive</w:t>
      </w:r>
      <w:r w:rsidRPr="005235C2">
        <w:fldChar w:fldCharType="end"/>
      </w:r>
      <w:r w:rsidRPr="005235C2">
        <w:t xml:space="preserve"> and </w:t>
      </w:r>
      <w:r w:rsidRPr="005235C2">
        <w:fldChar w:fldCharType="begin"/>
      </w:r>
      <w:r w:rsidRPr="005235C2">
        <w:instrText xml:space="preserve"> HYPERLINK "http://www.solent.ac.uk/sport/fitness/fitness.aspx" \o "Fitness at Sport Solent" </w:instrText>
      </w:r>
      <w:r w:rsidRPr="005235C2">
        <w:fldChar w:fldCharType="separate"/>
      </w:r>
      <w:r w:rsidRPr="005235C2">
        <w:rPr>
          <w:rStyle w:val="Hyperlink"/>
          <w:rFonts w:eastAsiaTheme="majorEastAsia" w:cstheme="majorEastAsia"/>
          <w:color w:val="auto"/>
          <w:u w:val="none"/>
        </w:rPr>
        <w:t>recreational sport</w:t>
      </w:r>
      <w:r w:rsidRPr="005235C2">
        <w:fldChar w:fldCharType="end"/>
      </w:r>
      <w:r w:rsidRPr="005235C2">
        <w:t xml:space="preserve">, </w:t>
      </w:r>
      <w:r w:rsidRPr="005235C2">
        <w:fldChar w:fldCharType="begin"/>
      </w:r>
      <w:r w:rsidRPr="005235C2">
        <w:instrText xml:space="preserve"> HYPERLINK "http://www.solent.ac.uk/sport/coaching/coach-education-courses.aspx" \o "Coach education courses" </w:instrText>
      </w:r>
      <w:r w:rsidRPr="005235C2">
        <w:fldChar w:fldCharType="separate"/>
      </w:r>
      <w:r w:rsidRPr="005235C2">
        <w:rPr>
          <w:rStyle w:val="Hyperlink"/>
          <w:rFonts w:eastAsiaTheme="majorEastAsia" w:cstheme="majorEastAsia"/>
          <w:color w:val="auto"/>
          <w:u w:val="none"/>
        </w:rPr>
        <w:t>coach education courses</w:t>
      </w:r>
      <w:r w:rsidRPr="005235C2">
        <w:fldChar w:fldCharType="end"/>
      </w:r>
      <w:r w:rsidRPr="005235C2">
        <w:t xml:space="preserve">, </w:t>
      </w:r>
      <w:r w:rsidRPr="005235C2">
        <w:fldChar w:fldCharType="begin"/>
      </w:r>
      <w:r w:rsidRPr="005235C2">
        <w:instrText xml:space="preserve"> HYPERLINK "http://www.solent.ac.uk/sport/sports-development/volunteering.aspx" \o "Volunteering opportunities at Sport Solent" </w:instrText>
      </w:r>
      <w:r w:rsidRPr="005235C2">
        <w:fldChar w:fldCharType="separate"/>
      </w:r>
      <w:r w:rsidRPr="005235C2">
        <w:rPr>
          <w:rStyle w:val="Hyperlink"/>
          <w:rFonts w:eastAsiaTheme="majorEastAsia" w:cstheme="majorEastAsia"/>
          <w:color w:val="auto"/>
          <w:u w:val="none"/>
        </w:rPr>
        <w:t>volunteering opportunities</w:t>
      </w:r>
      <w:r w:rsidRPr="005235C2">
        <w:fldChar w:fldCharType="end"/>
      </w:r>
      <w:r w:rsidRPr="005235C2">
        <w:t xml:space="preserve">, </w:t>
      </w:r>
      <w:r w:rsidRPr="005235C2">
        <w:fldChar w:fldCharType="begin"/>
      </w:r>
      <w:r w:rsidRPr="005235C2">
        <w:instrText xml:space="preserve"> HYPERLINK "http://www.solent.ac.uk/sport/fitness/solent-health-spark.aspx" \o "Health and well being at Sport Solent" </w:instrText>
      </w:r>
      <w:r w:rsidRPr="005235C2">
        <w:fldChar w:fldCharType="separate"/>
      </w:r>
      <w:r w:rsidRPr="005235C2">
        <w:rPr>
          <w:rStyle w:val="Hyperlink"/>
          <w:rFonts w:eastAsiaTheme="majorEastAsia" w:cstheme="majorEastAsia"/>
          <w:color w:val="auto"/>
          <w:u w:val="none"/>
        </w:rPr>
        <w:t>healthy lifestyle expertise</w:t>
      </w:r>
      <w:r w:rsidRPr="005235C2">
        <w:fldChar w:fldCharType="end"/>
      </w:r>
      <w:r w:rsidRPr="005235C2">
        <w:t xml:space="preserve"> as well as </w:t>
      </w:r>
      <w:r w:rsidRPr="005235C2">
        <w:fldChar w:fldCharType="begin"/>
      </w:r>
      <w:r w:rsidRPr="005235C2">
        <w:instrText xml:space="preserve"> HYPERLINK "http://www.solent.ac.uk/sport/scholarships/apply-for-a-scholarship.aspx" \o "Sport schloarships at Sport Solent" </w:instrText>
      </w:r>
      <w:r w:rsidRPr="005235C2">
        <w:fldChar w:fldCharType="separate"/>
      </w:r>
      <w:r w:rsidRPr="005235C2">
        <w:rPr>
          <w:rStyle w:val="Hyperlink"/>
          <w:rFonts w:eastAsiaTheme="majorEastAsia" w:cstheme="majorEastAsia"/>
          <w:color w:val="auto"/>
          <w:u w:val="none"/>
        </w:rPr>
        <w:t>talented athlete support</w:t>
      </w:r>
      <w:r w:rsidRPr="005235C2">
        <w:fldChar w:fldCharType="end"/>
      </w:r>
      <w:r w:rsidRPr="005235C2">
        <w:t xml:space="preserve">.  For further </w:t>
      </w:r>
      <w:r w:rsidR="005235C2" w:rsidRPr="005235C2">
        <w:t>information,</w:t>
      </w:r>
      <w:r w:rsidRPr="005235C2">
        <w:t xml:space="preserve"> follow the link:  </w:t>
      </w:r>
      <w:r w:rsidRPr="005235C2">
        <w:fldChar w:fldCharType="begin"/>
      </w:r>
      <w:r w:rsidRPr="005235C2">
        <w:instrText xml:space="preserve"> HYPERLINK "http://www.solent.ac.uk/sport/about-us/who-we-are.aspx" </w:instrText>
      </w:r>
      <w:r w:rsidRPr="005235C2">
        <w:fldChar w:fldCharType="separate"/>
      </w:r>
      <w:r w:rsidRPr="005235C2">
        <w:rPr>
          <w:rStyle w:val="Hyperlink"/>
          <w:u w:val="none"/>
        </w:rPr>
        <w:t>Sport Solent</w:t>
      </w:r>
      <w:r w:rsidRPr="005235C2">
        <w:fldChar w:fldCharType="end"/>
      </w:r>
      <w:r w:rsidR="0000365B" w:rsidRPr="006A7798">
        <w:rPr>
          <w:color w:val="FF0000"/>
          <w:sz w:val="96"/>
          <w:szCs w:val="96"/>
        </w:rPr>
        <w:br w:type="page"/>
      </w:r>
    </w:p>
    <w:p w14:paraId="39656A05" w14:textId="77777777" w:rsidR="001A27BC" w:rsidRPr="00373964" w:rsidRDefault="001A27BC">
      <w:pPr>
        <w:pStyle w:val="Heading1"/>
      </w:pPr>
      <w:bookmarkStart w:id="350" w:name="_Toc457379871"/>
      <w:r w:rsidRPr="00373964">
        <w:lastRenderedPageBreak/>
        <w:t>OTHER USEFUL INFORMATION</w:t>
      </w:r>
      <w:bookmarkEnd w:id="350"/>
    </w:p>
    <w:p w14:paraId="3E4353A0" w14:textId="77777777" w:rsidR="00C310D7" w:rsidRPr="00D83358" w:rsidDel="00651C21" w:rsidRDefault="00C310D7">
      <w:pPr>
        <w:rPr>
          <w:del w:id="351" w:author="Peter Akrill" w:date="2015-08-11T13:03:00Z"/>
        </w:rPr>
        <w:pPrChange w:id="352" w:author="Peter Akrill" w:date="2015-08-11T13:04:00Z">
          <w:pPr>
            <w:pStyle w:val="Heading2"/>
          </w:pPr>
        </w:pPrChange>
      </w:pPr>
    </w:p>
    <w:p w14:paraId="65A4FA5A" w14:textId="77777777" w:rsidR="00AC09F3" w:rsidRPr="006A7798" w:rsidRDefault="00AC09F3">
      <w:pPr>
        <w:pStyle w:val="Heading3"/>
        <w:rPr>
          <w:lang w:eastAsia="en-GB"/>
        </w:rPr>
        <w:pPrChange w:id="353" w:author="Peter Akrill" w:date="2015-08-11T13:04:00Z">
          <w:pPr>
            <w:spacing w:after="0" w:line="240" w:lineRule="auto"/>
          </w:pPr>
        </w:pPrChange>
      </w:pPr>
      <w:bookmarkStart w:id="354" w:name="_Toc457379264"/>
      <w:bookmarkStart w:id="355" w:name="_Toc457379872"/>
      <w:r w:rsidRPr="3D7F6112">
        <w:rPr>
          <w:lang w:eastAsia="en-GB"/>
        </w:rPr>
        <w:t>Student Charter</w:t>
      </w:r>
      <w:bookmarkEnd w:id="354"/>
      <w:bookmarkEnd w:id="355"/>
    </w:p>
    <w:p w14:paraId="05254BF1" w14:textId="77777777" w:rsidR="00AC09F3" w:rsidRPr="006A7798" w:rsidDel="00651C21" w:rsidRDefault="00AC09F3">
      <w:pPr>
        <w:spacing w:after="200"/>
        <w:rPr>
          <w:del w:id="356" w:author="Peter Akrill" w:date="2015-08-11T13:04:00Z"/>
          <w:rFonts w:eastAsia="Times New Roman" w:cs="Arial"/>
          <w:b/>
          <w:lang w:eastAsia="en-GB"/>
        </w:rPr>
        <w:pPrChange w:id="357" w:author="Peter Akrill" w:date="2015-08-11T13:04:00Z">
          <w:pPr>
            <w:spacing w:after="0" w:line="240" w:lineRule="auto"/>
          </w:pPr>
        </w:pPrChange>
      </w:pPr>
    </w:p>
    <w:p w14:paraId="02DF144D" w14:textId="77777777" w:rsidR="00AC09F3" w:rsidRDefault="00AC09F3">
      <w:pPr>
        <w:spacing w:after="200"/>
        <w:rPr>
          <w:ins w:id="358" w:author="Peter Akrill" w:date="2015-08-11T13:04:00Z"/>
        </w:rPr>
        <w:pPrChange w:id="359" w:author="Peter Akrill" w:date="2015-08-11T13:04:00Z">
          <w:pPr>
            <w:spacing w:after="0" w:line="240" w:lineRule="auto"/>
          </w:pPr>
        </w:pPrChange>
      </w:pPr>
      <w:r w:rsidRPr="3D7F6112">
        <w:rPr>
          <w:rFonts w:ascii="Arial,Times New Roman" w:eastAsia="Arial,Times New Roman" w:hAnsi="Arial,Times New Roman" w:cs="Arial,Times New Roman"/>
          <w:lang w:eastAsia="en-GB"/>
        </w:rPr>
        <w:t>T</w:t>
      </w:r>
      <w:r w:rsidRPr="00651C21">
        <w:rPr>
          <w:rPrChange w:id="360" w:author="Peter Akrill" w:date="2015-08-11T13:04:00Z">
            <w:rPr>
              <w:rFonts w:eastAsia="Times New Roman" w:cs="Arial"/>
              <w:lang w:eastAsia="en-GB"/>
            </w:rPr>
          </w:rPrChange>
        </w:rPr>
        <w:t>he University’s Charter outlines the issues that are important to us all as a community and highlights the associated key information that you should be aware of. To access the full copy of the Charter please follow the link</w:t>
      </w:r>
      <w:r w:rsidRPr="3D7F6112">
        <w:t xml:space="preserve">: </w:t>
      </w:r>
      <w:r w:rsidRPr="3D7F6112">
        <w:fldChar w:fldCharType="begin"/>
      </w:r>
      <w:r w:rsidRPr="00651C21">
        <w:instrText xml:space="preserve"> HYPERLINK "http://portal.solent.ac.uk/documents/academic-services/policies-procedures-guidelines/solent-charter.pdf?t=1418308698512Purpose%20of%20the%20handbook" </w:instrText>
      </w:r>
      <w:r w:rsidRPr="3D7F6112">
        <w:rPr>
          <w:rPrChange w:id="361" w:author="Peter Akrill" w:date="2015-08-11T13:04:00Z">
            <w:rPr/>
          </w:rPrChange>
        </w:rPr>
        <w:fldChar w:fldCharType="separate"/>
      </w:r>
      <w:r w:rsidRPr="00651C21">
        <w:rPr>
          <w:rPrChange w:id="362" w:author="Peter Akrill" w:date="2015-08-11T13:04:00Z">
            <w:rPr>
              <w:rStyle w:val="Hyperlink"/>
              <w:rFonts w:cs="Arial"/>
              <w:color w:val="0000CC"/>
              <w:u w:val="none"/>
            </w:rPr>
          </w:rPrChange>
        </w:rPr>
        <w:t>Charter link</w:t>
      </w:r>
      <w:r w:rsidRPr="3D7F6112">
        <w:fldChar w:fldCharType="end"/>
      </w:r>
    </w:p>
    <w:p w14:paraId="431A86D8" w14:textId="77777777" w:rsidR="00AC09F3" w:rsidDel="00651C21" w:rsidRDefault="00AC09F3">
      <w:pPr>
        <w:spacing w:after="200"/>
        <w:rPr>
          <w:del w:id="363" w:author="Peter Akrill" w:date="2015-08-11T13:04:00Z"/>
          <w:rFonts w:cs="Arial"/>
          <w:color w:val="0000CC"/>
        </w:rPr>
        <w:pPrChange w:id="364" w:author="Peter Akrill" w:date="2015-08-11T13:04:00Z">
          <w:pPr>
            <w:spacing w:after="0" w:line="240" w:lineRule="auto"/>
          </w:pPr>
        </w:pPrChange>
      </w:pPr>
    </w:p>
    <w:p w14:paraId="6BB3E123" w14:textId="77777777" w:rsidR="00AC09F3" w:rsidDel="00651C21" w:rsidRDefault="00AC09F3">
      <w:pPr>
        <w:spacing w:after="200"/>
        <w:rPr>
          <w:del w:id="365" w:author="Peter Akrill" w:date="2015-08-11T13:04:00Z"/>
          <w:b/>
          <w:u w:val="single"/>
        </w:rPr>
        <w:pPrChange w:id="366" w:author="Peter Akrill" w:date="2015-08-11T13:04:00Z">
          <w:pPr>
            <w:spacing w:after="0" w:line="240" w:lineRule="auto"/>
          </w:pPr>
        </w:pPrChange>
      </w:pPr>
    </w:p>
    <w:p w14:paraId="6ED0F64C" w14:textId="77777777" w:rsidR="00AC09F3" w:rsidDel="00651C21" w:rsidRDefault="00AC09F3">
      <w:pPr>
        <w:spacing w:after="200"/>
        <w:rPr>
          <w:del w:id="367" w:author="Peter Akrill" w:date="2015-08-11T13:04:00Z"/>
          <w:b/>
          <w:u w:val="single"/>
        </w:rPr>
        <w:pPrChange w:id="368" w:author="Peter Akrill" w:date="2015-08-11T13:04:00Z">
          <w:pPr>
            <w:spacing w:after="0" w:line="240" w:lineRule="auto"/>
          </w:pPr>
        </w:pPrChange>
      </w:pPr>
    </w:p>
    <w:p w14:paraId="6185A1BE" w14:textId="77777777" w:rsidR="00AC09F3" w:rsidRPr="00373964" w:rsidRDefault="00AC09F3">
      <w:pPr>
        <w:pStyle w:val="Heading3"/>
        <w:pPrChange w:id="369" w:author="Peter Akrill" w:date="2015-08-11T13:04:00Z">
          <w:pPr>
            <w:spacing w:after="0" w:line="240" w:lineRule="auto"/>
          </w:pPr>
        </w:pPrChange>
      </w:pPr>
      <w:bookmarkStart w:id="370" w:name="_Toc457379265"/>
      <w:bookmarkStart w:id="371" w:name="_Toc457379873"/>
      <w:r>
        <w:t>Recognition of Prior Learning</w:t>
      </w:r>
      <w:bookmarkEnd w:id="370"/>
      <w:bookmarkEnd w:id="371"/>
    </w:p>
    <w:p w14:paraId="5E9AD1A9" w14:textId="77777777" w:rsidR="00AC09F3" w:rsidDel="00651C21" w:rsidRDefault="00AC09F3">
      <w:pPr>
        <w:spacing w:after="200"/>
        <w:rPr>
          <w:del w:id="372" w:author="Peter Akrill" w:date="2015-08-11T13:04:00Z"/>
        </w:rPr>
        <w:pPrChange w:id="373" w:author="Peter Akrill" w:date="2015-08-11T13:04:00Z">
          <w:pPr>
            <w:spacing w:after="0" w:line="240" w:lineRule="auto"/>
          </w:pPr>
        </w:pPrChange>
      </w:pPr>
    </w:p>
    <w:p w14:paraId="746A1FDA" w14:textId="77777777" w:rsidR="00AC09F3" w:rsidDel="00651C21" w:rsidRDefault="00AC09F3">
      <w:pPr>
        <w:spacing w:after="200"/>
        <w:rPr>
          <w:del w:id="374" w:author="Peter Akrill" w:date="2015-08-11T13:04:00Z"/>
          <w:rStyle w:val="Hyperlink"/>
          <w:u w:val="none"/>
        </w:rPr>
        <w:pPrChange w:id="375" w:author="Peter Akrill" w:date="2015-08-11T13:04:00Z">
          <w:pPr>
            <w:spacing w:after="0" w:line="240" w:lineRule="auto"/>
          </w:pPr>
        </w:pPrChange>
      </w:pPr>
      <w:r w:rsidRPr="006A7798">
        <w:t xml:space="preserve">The University recognises that learning can be achieved in many ways and for those students who can demonstrate prior experience or certificated learning they may be able to gain recognition for academic credit against an award.  For further information </w:t>
      </w:r>
      <w:r>
        <w:t xml:space="preserve">follow the </w:t>
      </w:r>
      <w:r w:rsidRPr="006A7798">
        <w:t>link</w:t>
      </w:r>
      <w:r>
        <w:t xml:space="preserve">: </w:t>
      </w:r>
      <w:r w:rsidRPr="3D7F6112">
        <w:fldChar w:fldCharType="begin"/>
      </w:r>
      <w:r>
        <w:instrText xml:space="preserve"> HYPERLINK "http://portal.solent.ac.uk/documents/academic-services/academic-handbook/section-2/2h-accreditation-of-prior-learning-and-credit-transfer.pdf?t=1419250100873" </w:instrText>
      </w:r>
      <w:r w:rsidRPr="3D7F6112">
        <w:fldChar w:fldCharType="separate"/>
      </w:r>
      <w:r w:rsidRPr="006A7798">
        <w:rPr>
          <w:rStyle w:val="Hyperlink"/>
          <w:u w:val="none"/>
        </w:rPr>
        <w:t>RPL Policy</w:t>
      </w:r>
      <w:r w:rsidRPr="3D7F6112">
        <w:fldChar w:fldCharType="end"/>
      </w:r>
    </w:p>
    <w:p w14:paraId="2654D7C5" w14:textId="77777777" w:rsidR="00AC09F3" w:rsidDel="00651C21" w:rsidRDefault="00AC09F3">
      <w:pPr>
        <w:spacing w:after="200"/>
        <w:rPr>
          <w:del w:id="376" w:author="Peter Akrill" w:date="2015-08-11T13:04:00Z"/>
          <w:b/>
          <w:u w:val="single"/>
        </w:rPr>
        <w:pPrChange w:id="377" w:author="Peter Akrill" w:date="2015-08-11T13:04:00Z">
          <w:pPr>
            <w:spacing w:after="0" w:line="240" w:lineRule="auto"/>
          </w:pPr>
        </w:pPrChange>
      </w:pPr>
    </w:p>
    <w:p w14:paraId="1FE677DC" w14:textId="77777777" w:rsidR="00AC09F3" w:rsidRDefault="00AC09F3">
      <w:pPr>
        <w:spacing w:after="200"/>
        <w:rPr>
          <w:b/>
          <w:u w:val="single"/>
        </w:rPr>
        <w:pPrChange w:id="378" w:author="Peter Akrill" w:date="2015-08-11T13:04:00Z">
          <w:pPr>
            <w:spacing w:after="0" w:line="240" w:lineRule="auto"/>
          </w:pPr>
        </w:pPrChange>
      </w:pPr>
    </w:p>
    <w:p w14:paraId="6790FDD9" w14:textId="77777777" w:rsidR="00AC09F3" w:rsidRPr="00C310D7" w:rsidRDefault="00AC09F3">
      <w:pPr>
        <w:pStyle w:val="Heading3"/>
        <w:pPrChange w:id="379" w:author="Peter Akrill" w:date="2015-08-11T13:04:00Z">
          <w:pPr>
            <w:spacing w:after="0" w:line="240" w:lineRule="auto"/>
          </w:pPr>
        </w:pPrChange>
      </w:pPr>
      <w:bookmarkStart w:id="380" w:name="_Toc457379266"/>
      <w:bookmarkStart w:id="381" w:name="_Toc457379874"/>
      <w:r>
        <w:t>Academic writing and referencing</w:t>
      </w:r>
      <w:bookmarkEnd w:id="380"/>
      <w:bookmarkEnd w:id="381"/>
    </w:p>
    <w:p w14:paraId="4067603F" w14:textId="77777777" w:rsidR="00AC09F3" w:rsidDel="00651C21" w:rsidRDefault="00AC09F3">
      <w:pPr>
        <w:spacing w:after="200"/>
        <w:rPr>
          <w:del w:id="382" w:author="Peter Akrill" w:date="2015-08-11T13:04:00Z"/>
        </w:rPr>
        <w:pPrChange w:id="383" w:author="Peter Akrill" w:date="2015-08-11T13:04:00Z">
          <w:pPr>
            <w:spacing w:after="0" w:line="240" w:lineRule="auto"/>
          </w:pPr>
        </w:pPrChange>
      </w:pPr>
    </w:p>
    <w:p w14:paraId="58E438BC" w14:textId="77777777" w:rsidR="00AC09F3" w:rsidRPr="006A7798" w:rsidRDefault="00AC09F3">
      <w:pPr>
        <w:spacing w:after="200"/>
        <w:pPrChange w:id="384" w:author="Peter Akrill" w:date="2015-08-11T13:04:00Z">
          <w:pPr>
            <w:spacing w:after="0" w:line="240" w:lineRule="auto"/>
          </w:pPr>
        </w:pPrChange>
      </w:pPr>
      <w:r>
        <w:t>You will develop your academic writing skills whilst studying at the University which will help you to achieve the higher grades and teaches you to think critically, objectively and reflectively.  For academic pieces you will be required to use the Harvard referencing style. For further information follow the links below:</w:t>
      </w:r>
    </w:p>
    <w:p w14:paraId="46617B0F" w14:textId="77777777" w:rsidR="00AC09F3" w:rsidDel="00651C21" w:rsidRDefault="00AC09F3">
      <w:pPr>
        <w:spacing w:after="200"/>
        <w:rPr>
          <w:del w:id="385" w:author="Peter Akrill" w:date="2015-08-11T13:04:00Z"/>
        </w:rPr>
        <w:pPrChange w:id="386" w:author="Peter Akrill" w:date="2015-08-11T13:04:00Z">
          <w:pPr>
            <w:spacing w:after="0" w:line="240" w:lineRule="auto"/>
          </w:pPr>
        </w:pPrChange>
      </w:pPr>
    </w:p>
    <w:p w14:paraId="24BAC478" w14:textId="77777777" w:rsidR="00AC09F3" w:rsidRPr="006A7798" w:rsidRDefault="00AC09F3">
      <w:pPr>
        <w:spacing w:after="200"/>
        <w:pPrChange w:id="387" w:author="Peter Akrill" w:date="2015-08-11T13:04:00Z">
          <w:pPr>
            <w:spacing w:after="0" w:line="240" w:lineRule="auto"/>
          </w:pPr>
        </w:pPrChange>
      </w:pPr>
      <w:r w:rsidRPr="3D7F6112">
        <w:fldChar w:fldCharType="begin"/>
      </w:r>
      <w:r>
        <w:instrText xml:space="preserve"> HYPERLINK "http://mycourse.solent.ac.uk/mod/book/view.php?id=2736" </w:instrText>
      </w:r>
      <w:r w:rsidRPr="3D7F6112">
        <w:fldChar w:fldCharType="separate"/>
      </w:r>
      <w:r w:rsidRPr="006A7798">
        <w:rPr>
          <w:rStyle w:val="Hyperlink"/>
          <w:u w:val="none"/>
        </w:rPr>
        <w:t xml:space="preserve">Academic Writing - </w:t>
      </w:r>
      <w:proofErr w:type="spellStart"/>
      <w:r w:rsidRPr="006A7798">
        <w:rPr>
          <w:rStyle w:val="Hyperlink"/>
          <w:u w:val="none"/>
        </w:rPr>
        <w:t>Succeed@solent</w:t>
      </w:r>
      <w:proofErr w:type="spellEnd"/>
      <w:r w:rsidRPr="3D7F6112">
        <w:fldChar w:fldCharType="end"/>
      </w:r>
      <w:r w:rsidRPr="006A7798">
        <w:tab/>
      </w:r>
    </w:p>
    <w:p w14:paraId="2C0FF727" w14:textId="77777777" w:rsidR="00AC09F3" w:rsidDel="00651C21" w:rsidRDefault="00AC09F3">
      <w:pPr>
        <w:spacing w:after="200"/>
        <w:rPr>
          <w:del w:id="388" w:author="Peter Akrill" w:date="2015-08-11T13:04:00Z"/>
        </w:rPr>
        <w:pPrChange w:id="389" w:author="Peter Akrill" w:date="2015-08-11T13:04:00Z">
          <w:pPr>
            <w:spacing w:after="0" w:line="240" w:lineRule="auto"/>
          </w:pPr>
        </w:pPrChange>
      </w:pPr>
    </w:p>
    <w:p w14:paraId="7B89588C" w14:textId="77777777" w:rsidR="00AC09F3" w:rsidRPr="006A7798" w:rsidRDefault="00AC09F3">
      <w:pPr>
        <w:spacing w:after="200"/>
        <w:pPrChange w:id="390" w:author="Peter Akrill" w:date="2015-08-11T13:04:00Z">
          <w:pPr>
            <w:spacing w:after="0" w:line="240" w:lineRule="auto"/>
          </w:pPr>
        </w:pPrChange>
      </w:pPr>
      <w:r w:rsidRPr="3D7F6112">
        <w:fldChar w:fldCharType="begin"/>
      </w:r>
      <w:r>
        <w:instrText xml:space="preserve"> HYPERLINK "http://mycourse.solent.ac.uk/mod/book/view.php?id=2937" </w:instrText>
      </w:r>
      <w:r w:rsidRPr="3D7F6112">
        <w:fldChar w:fldCharType="separate"/>
      </w:r>
      <w:r w:rsidRPr="006A7798">
        <w:rPr>
          <w:rStyle w:val="Hyperlink"/>
          <w:u w:val="none"/>
        </w:rPr>
        <w:t xml:space="preserve">Referencing - </w:t>
      </w:r>
      <w:proofErr w:type="spellStart"/>
      <w:r w:rsidRPr="006A7798">
        <w:rPr>
          <w:rStyle w:val="Hyperlink"/>
          <w:u w:val="none"/>
        </w:rPr>
        <w:t>Succeed@solent</w:t>
      </w:r>
      <w:proofErr w:type="spellEnd"/>
      <w:r w:rsidRPr="3D7F6112">
        <w:fldChar w:fldCharType="end"/>
      </w:r>
    </w:p>
    <w:p w14:paraId="5F16FAB4" w14:textId="77777777" w:rsidR="00AC09F3" w:rsidDel="00651C21" w:rsidRDefault="00AC09F3">
      <w:pPr>
        <w:spacing w:after="200"/>
        <w:rPr>
          <w:del w:id="391" w:author="Peter Akrill" w:date="2015-08-11T13:04:00Z"/>
        </w:rPr>
        <w:pPrChange w:id="392" w:author="Peter Akrill" w:date="2015-08-11T13:04:00Z">
          <w:pPr>
            <w:spacing w:after="0" w:line="240" w:lineRule="auto"/>
          </w:pPr>
        </w:pPrChange>
      </w:pPr>
    </w:p>
    <w:p w14:paraId="0F9CB15F" w14:textId="77777777" w:rsidR="00AC09F3" w:rsidRPr="006A7798" w:rsidRDefault="00AC09F3">
      <w:pPr>
        <w:spacing w:after="200"/>
        <w:pPrChange w:id="393" w:author="Peter Akrill" w:date="2015-08-11T13:04:00Z">
          <w:pPr>
            <w:spacing w:after="0" w:line="240" w:lineRule="auto"/>
          </w:pPr>
        </w:pPrChange>
      </w:pPr>
      <w:r w:rsidRPr="3D7F6112">
        <w:fldChar w:fldCharType="begin"/>
      </w:r>
      <w:r>
        <w:instrText xml:space="preserve"> HYPERLINK "http://portal.solent.ac.uk/library/help/factsheets/resources/referencing-harvard.pdf?t=1419268301003" </w:instrText>
      </w:r>
      <w:r w:rsidRPr="3D7F6112">
        <w:fldChar w:fldCharType="separate"/>
      </w:r>
      <w:r w:rsidRPr="006A7798">
        <w:rPr>
          <w:rStyle w:val="Hyperlink"/>
          <w:u w:val="none"/>
        </w:rPr>
        <w:t>Referencing guide</w:t>
      </w:r>
      <w:r w:rsidRPr="3D7F6112">
        <w:fldChar w:fldCharType="end"/>
      </w:r>
    </w:p>
    <w:p w14:paraId="094D4529" w14:textId="77777777" w:rsidR="00AC09F3" w:rsidDel="00651C21" w:rsidRDefault="00AC09F3">
      <w:pPr>
        <w:spacing w:after="200"/>
        <w:rPr>
          <w:del w:id="394" w:author="Peter Akrill" w:date="2015-08-11T13:04:00Z"/>
        </w:rPr>
        <w:pPrChange w:id="395" w:author="Peter Akrill" w:date="2015-08-11T13:04:00Z">
          <w:pPr>
            <w:spacing w:after="0" w:line="240" w:lineRule="auto"/>
          </w:pPr>
        </w:pPrChange>
      </w:pPr>
    </w:p>
    <w:p w14:paraId="7462D97C" w14:textId="77777777" w:rsidR="00AC09F3" w:rsidRPr="00070D0C" w:rsidRDefault="00537F60" w:rsidP="00AC09F3">
      <w:pPr>
        <w:spacing w:after="200"/>
        <w:rPr>
          <w:rStyle w:val="Hyperlink"/>
          <w:u w:val="none"/>
        </w:rPr>
      </w:pPr>
      <w:hyperlink r:id="rId66" w:history="1">
        <w:r w:rsidR="00AC09F3" w:rsidRPr="006A7798">
          <w:rPr>
            <w:rStyle w:val="Hyperlink"/>
            <w:u w:val="none"/>
          </w:rPr>
          <w:t>Academic misconduct guidance</w:t>
        </w:r>
      </w:hyperlink>
    </w:p>
    <w:p w14:paraId="0F3E4E9B" w14:textId="77777777" w:rsidR="00AC09F3" w:rsidDel="00651C21" w:rsidRDefault="00AC09F3">
      <w:pPr>
        <w:pStyle w:val="Heading3"/>
        <w:rPr>
          <w:del w:id="396" w:author="Peter Akrill" w:date="2015-08-11T13:04:00Z"/>
          <w:rStyle w:val="Hyperlink"/>
          <w:color w:val="auto"/>
        </w:rPr>
        <w:pPrChange w:id="397" w:author="Peter Akrill" w:date="2015-08-11T13:04:00Z">
          <w:pPr>
            <w:spacing w:after="0" w:line="240" w:lineRule="auto"/>
          </w:pPr>
        </w:pPrChange>
      </w:pPr>
    </w:p>
    <w:p w14:paraId="645A3ACB" w14:textId="77777777" w:rsidR="00AC09F3" w:rsidRPr="00070D0C" w:rsidRDefault="00AC09F3" w:rsidP="00AC09F3">
      <w:pPr>
        <w:pStyle w:val="Heading3"/>
      </w:pPr>
      <w:bookmarkStart w:id="398" w:name="_Toc457379267"/>
      <w:bookmarkStart w:id="399" w:name="_Toc457379875"/>
      <w:r w:rsidRPr="3D7F6112">
        <w:rPr>
          <w:rStyle w:val="Hyperlink"/>
          <w:b w:val="0"/>
          <w:color w:val="auto"/>
        </w:rPr>
        <w:t>Extenuating circumstances</w:t>
      </w:r>
      <w:bookmarkEnd w:id="398"/>
      <w:bookmarkEnd w:id="399"/>
    </w:p>
    <w:p w14:paraId="748E5735" w14:textId="77777777" w:rsidR="00AC09F3" w:rsidRDefault="00AC09F3">
      <w:pPr>
        <w:rPr>
          <w:rStyle w:val="Hyperlink"/>
          <w:b/>
          <w:sz w:val="28"/>
          <w:u w:val="none"/>
        </w:rPr>
        <w:pPrChange w:id="400" w:author="Peter Akrill" w:date="2015-08-11T13:04:00Z">
          <w:pPr>
            <w:pStyle w:val="NormalWeb"/>
            <w:spacing w:before="0" w:beforeAutospacing="0" w:after="0" w:afterAutospacing="0"/>
          </w:pPr>
        </w:pPrChange>
      </w:pPr>
      <w:r w:rsidRPr="006A7798">
        <w:t>The University recognises that you may experience</w:t>
      </w:r>
      <w:r>
        <w:t xml:space="preserve"> short term and unforeseen issues </w:t>
      </w:r>
      <w:r w:rsidRPr="006A7798">
        <w:t>which will make it difficult for you to attend class or submit your assessments on time</w:t>
      </w:r>
      <w:r>
        <w:t xml:space="preserve"> and the Extenuating circumstances procedure can support you with this.</w:t>
      </w:r>
      <w:r w:rsidRPr="006A7798">
        <w:t xml:space="preserve"> For further information follow the link: </w:t>
      </w:r>
      <w:r>
        <w:t xml:space="preserve"> </w:t>
      </w:r>
      <w:r w:rsidRPr="3D7F6112">
        <w:fldChar w:fldCharType="begin"/>
      </w:r>
      <w:r>
        <w:instrText xml:space="preserve"> HYPERLINK "http://portal.solent.ac.uk/support/official-documents/extenuating-circumstances/extenuating-circumstances.aspx" </w:instrText>
      </w:r>
      <w:r w:rsidRPr="3D7F6112">
        <w:fldChar w:fldCharType="separate"/>
      </w:r>
      <w:r w:rsidRPr="006A7798">
        <w:rPr>
          <w:rStyle w:val="Hyperlink"/>
          <w:u w:val="none"/>
        </w:rPr>
        <w:t>Extenuating circumstances information</w:t>
      </w:r>
      <w:r w:rsidRPr="3D7F6112">
        <w:fldChar w:fldCharType="end"/>
      </w:r>
    </w:p>
    <w:p w14:paraId="13B487D0" w14:textId="77777777" w:rsidR="00AC09F3" w:rsidDel="00651C21" w:rsidRDefault="00AC09F3">
      <w:pPr>
        <w:rPr>
          <w:del w:id="401" w:author="Peter Akrill" w:date="2015-08-11T13:05:00Z"/>
          <w:rStyle w:val="Hyperlink"/>
          <w:color w:val="auto"/>
          <w:u w:val="none"/>
        </w:rPr>
        <w:pPrChange w:id="402" w:author="Peter Akrill" w:date="2015-08-11T13:04:00Z">
          <w:pPr>
            <w:pStyle w:val="NormalWeb"/>
            <w:spacing w:before="0" w:beforeAutospacing="0" w:after="0" w:afterAutospacing="0"/>
          </w:pPr>
        </w:pPrChange>
      </w:pPr>
    </w:p>
    <w:p w14:paraId="0FCAFE46" w14:textId="77777777" w:rsidR="00AC09F3" w:rsidRPr="00710E79" w:rsidRDefault="00AC09F3">
      <w:pPr>
        <w:rPr>
          <w:rStyle w:val="Hyperlink"/>
          <w:color w:val="auto"/>
          <w:u w:val="none"/>
        </w:rPr>
        <w:pPrChange w:id="403" w:author="Peter Akrill" w:date="2015-08-11T13:04:00Z">
          <w:pPr>
            <w:pStyle w:val="NormalWeb"/>
            <w:spacing w:before="0" w:beforeAutospacing="0" w:after="0" w:afterAutospacing="0"/>
          </w:pPr>
        </w:pPrChange>
      </w:pPr>
      <w:r w:rsidRPr="3D7F6112">
        <w:rPr>
          <w:rStyle w:val="Hyperlink"/>
          <w:color w:val="auto"/>
          <w:u w:val="none"/>
        </w:rPr>
        <w:t>For longer term difficulties, there are other support options and you must discuss this with your Student Support Network officer.</w:t>
      </w:r>
    </w:p>
    <w:p w14:paraId="79897062" w14:textId="77777777" w:rsidR="00AC09F3" w:rsidDel="00651C21" w:rsidRDefault="00AC09F3">
      <w:pPr>
        <w:spacing w:after="200"/>
        <w:rPr>
          <w:del w:id="404" w:author="Peter Akrill" w:date="2015-08-11T13:04:00Z"/>
          <w:b/>
          <w:u w:val="single"/>
        </w:rPr>
        <w:pPrChange w:id="405" w:author="Peter Akrill" w:date="2015-08-11T13:04:00Z">
          <w:pPr>
            <w:spacing w:after="0" w:line="240" w:lineRule="auto"/>
          </w:pPr>
        </w:pPrChange>
      </w:pPr>
    </w:p>
    <w:p w14:paraId="28A95F35" w14:textId="77777777" w:rsidR="00AC09F3" w:rsidDel="00651C21" w:rsidRDefault="00AC09F3" w:rsidP="00AC09F3">
      <w:pPr>
        <w:spacing w:after="0" w:line="240" w:lineRule="auto"/>
        <w:rPr>
          <w:del w:id="406" w:author="Peter Akrill" w:date="2015-08-11T13:04:00Z"/>
          <w:rFonts w:cs="Arial"/>
          <w:b/>
          <w:u w:val="single"/>
        </w:rPr>
      </w:pPr>
    </w:p>
    <w:p w14:paraId="04B6349F" w14:textId="77777777" w:rsidR="00AC09F3" w:rsidRPr="0018589D" w:rsidRDefault="00AC09F3">
      <w:pPr>
        <w:pStyle w:val="Heading3"/>
        <w:pPrChange w:id="407" w:author="Peter Akrill" w:date="2015-08-11T13:05:00Z">
          <w:pPr>
            <w:spacing w:after="0" w:line="240" w:lineRule="auto"/>
          </w:pPr>
        </w:pPrChange>
      </w:pPr>
      <w:bookmarkStart w:id="408" w:name="_Toc457379268"/>
      <w:bookmarkStart w:id="409" w:name="_Toc457379876"/>
      <w:r>
        <w:t>Query and appeal against decision of an assessment or award board</w:t>
      </w:r>
      <w:bookmarkEnd w:id="408"/>
      <w:bookmarkEnd w:id="409"/>
    </w:p>
    <w:p w14:paraId="5D0D6C5C" w14:textId="77777777" w:rsidR="00AC09F3" w:rsidDel="00651C21" w:rsidRDefault="00AC09F3">
      <w:pPr>
        <w:rPr>
          <w:del w:id="410" w:author="Peter Akrill" w:date="2015-08-11T13:05:00Z"/>
        </w:rPr>
        <w:pPrChange w:id="411" w:author="Peter Akrill" w:date="2015-08-11T13:05:00Z">
          <w:pPr>
            <w:spacing w:after="0" w:line="240" w:lineRule="auto"/>
          </w:pPr>
        </w:pPrChange>
      </w:pPr>
    </w:p>
    <w:p w14:paraId="6702F2E4" w14:textId="77777777" w:rsidR="00AC09F3" w:rsidRPr="006A7798" w:rsidRDefault="00AC09F3">
      <w:pPr>
        <w:pPrChange w:id="412" w:author="Peter Akrill" w:date="2015-08-11T13:05:00Z">
          <w:pPr>
            <w:spacing w:after="0" w:line="240" w:lineRule="auto"/>
          </w:pPr>
        </w:pPrChange>
      </w:pPr>
      <w:r w:rsidRPr="006A7798">
        <w:t xml:space="preserve">The </w:t>
      </w:r>
      <w:r w:rsidRPr="00B51DB2">
        <w:t>University has a process which can be followed to query/appeal the results approved by an Assessment Board</w:t>
      </w:r>
      <w:r w:rsidRPr="006A7798">
        <w:t xml:space="preserve">.  For further information follow the link:  </w:t>
      </w:r>
      <w:r w:rsidRPr="3D7F6112">
        <w:fldChar w:fldCharType="begin"/>
      </w:r>
      <w:r>
        <w:instrText xml:space="preserve"> HYPERLINK "http://portal.solent.ac.uk/documents/academic-services/academic-handbook/section-2/2m-policy-for-the-query-and-appeal-against-the-decision-of-a-unit-assessment-or-progression-and-award-board.pdf?t=1420729561416" </w:instrText>
      </w:r>
      <w:r w:rsidRPr="3D7F6112">
        <w:fldChar w:fldCharType="separate"/>
      </w:r>
      <w:r w:rsidRPr="3D7F6112">
        <w:rPr>
          <w:rStyle w:val="Hyperlink"/>
          <w:rFonts w:ascii="Arial" w:eastAsia="Arial" w:hAnsi="Arial" w:cs="Arial"/>
          <w:u w:val="none"/>
        </w:rPr>
        <w:t>Query/Appeal details</w:t>
      </w:r>
      <w:r w:rsidRPr="3D7F6112">
        <w:fldChar w:fldCharType="end"/>
      </w:r>
      <w:r w:rsidRPr="006A7798">
        <w:t>.</w:t>
      </w:r>
    </w:p>
    <w:p w14:paraId="772CFD20" w14:textId="77777777" w:rsidR="00AC09F3" w:rsidDel="00651C21" w:rsidRDefault="00AC09F3">
      <w:pPr>
        <w:spacing w:after="200"/>
        <w:rPr>
          <w:del w:id="413" w:author="Peter Akrill" w:date="2015-08-11T13:05:00Z"/>
          <w:b/>
          <w:u w:val="single"/>
        </w:rPr>
        <w:pPrChange w:id="414" w:author="Peter Akrill" w:date="2015-08-11T13:05:00Z">
          <w:pPr>
            <w:spacing w:after="0" w:line="240" w:lineRule="auto"/>
            <w:contextualSpacing/>
          </w:pPr>
        </w:pPrChange>
      </w:pPr>
    </w:p>
    <w:p w14:paraId="13F7AED6" w14:textId="77777777" w:rsidR="00AC09F3" w:rsidDel="00651C21" w:rsidRDefault="00AC09F3">
      <w:pPr>
        <w:spacing w:after="200"/>
        <w:rPr>
          <w:del w:id="415" w:author="Peter Akrill" w:date="2015-08-11T13:05:00Z"/>
          <w:b/>
          <w:u w:val="single"/>
        </w:rPr>
        <w:pPrChange w:id="416" w:author="Peter Akrill" w:date="2015-08-11T13:05:00Z">
          <w:pPr>
            <w:spacing w:after="0" w:line="240" w:lineRule="auto"/>
            <w:contextualSpacing/>
          </w:pPr>
        </w:pPrChange>
      </w:pPr>
    </w:p>
    <w:p w14:paraId="1FFB051C" w14:textId="77777777" w:rsidR="00AC09F3" w:rsidRPr="00C310D7" w:rsidRDefault="00AC09F3">
      <w:pPr>
        <w:pStyle w:val="Heading3"/>
        <w:pPrChange w:id="417" w:author="Peter Akrill" w:date="2015-08-11T13:05:00Z">
          <w:pPr>
            <w:keepNext/>
            <w:keepLines/>
            <w:spacing w:after="0" w:line="240" w:lineRule="auto"/>
            <w:contextualSpacing/>
          </w:pPr>
        </w:pPrChange>
      </w:pPr>
      <w:bookmarkStart w:id="418" w:name="_Toc457379269"/>
      <w:bookmarkStart w:id="419" w:name="_Toc457379877"/>
      <w:proofErr w:type="spellStart"/>
      <w:r>
        <w:t>Turnitin</w:t>
      </w:r>
      <w:proofErr w:type="spellEnd"/>
      <w:r>
        <w:t xml:space="preserve"> and Solent Online Learning submissions</w:t>
      </w:r>
      <w:bookmarkEnd w:id="418"/>
      <w:bookmarkEnd w:id="419"/>
    </w:p>
    <w:p w14:paraId="7BFFD3F1" w14:textId="77777777" w:rsidR="00AC09F3" w:rsidRPr="006A7798" w:rsidDel="00651C21" w:rsidRDefault="00AC09F3">
      <w:pPr>
        <w:rPr>
          <w:del w:id="420" w:author="Peter Akrill" w:date="2015-08-11T13:05:00Z"/>
          <w:highlight w:val="yellow"/>
        </w:rPr>
        <w:pPrChange w:id="421" w:author="Peter Akrill" w:date="2015-08-11T13:05:00Z">
          <w:pPr>
            <w:keepNext/>
            <w:keepLines/>
            <w:spacing w:after="0" w:line="240" w:lineRule="auto"/>
            <w:contextualSpacing/>
          </w:pPr>
        </w:pPrChange>
      </w:pPr>
    </w:p>
    <w:p w14:paraId="2072BD6A" w14:textId="77777777" w:rsidR="00AC09F3" w:rsidRPr="00651C21" w:rsidRDefault="00AC09F3">
      <w:pPr>
        <w:rPr>
          <w:rPrChange w:id="422" w:author="Peter Akrill" w:date="2015-08-11T13:05:00Z">
            <w:rPr>
              <w:rStyle w:val="Hyperlink"/>
              <w:u w:val="none"/>
            </w:rPr>
          </w:rPrChange>
        </w:rPr>
        <w:pPrChange w:id="423" w:author="Peter Akrill" w:date="2015-08-11T13:05:00Z">
          <w:pPr>
            <w:keepNext/>
            <w:keepLines/>
            <w:spacing w:after="0" w:line="240" w:lineRule="auto"/>
            <w:contextualSpacing/>
          </w:pPr>
        </w:pPrChange>
      </w:pPr>
      <w:r w:rsidRPr="006A7798">
        <w:t xml:space="preserve">The </w:t>
      </w:r>
      <w:r w:rsidRPr="00B51DB2">
        <w:t xml:space="preserve">University uses </w:t>
      </w:r>
      <w:proofErr w:type="spellStart"/>
      <w:r w:rsidRPr="00B51DB2">
        <w:t>Turnitin</w:t>
      </w:r>
      <w:proofErr w:type="spellEnd"/>
      <w:r w:rsidRPr="00B51DB2">
        <w:t xml:space="preserve"> which is an originality checking and plagiarism prevention tool which encourages best practice for referencing and citing other people's ideas and written material. This online tool also allows you to manage the process of submitting and tracking assignments electronically.  For further information</w:t>
      </w:r>
      <w:r w:rsidRPr="00651C21">
        <w:t xml:space="preserve"> follow the link: </w:t>
      </w:r>
      <w:r w:rsidRPr="3D7F6112">
        <w:fldChar w:fldCharType="begin"/>
      </w:r>
      <w:r w:rsidRPr="00651C21">
        <w:instrText xml:space="preserve"> HYPERLINK "http://mycourse.solent.ac.uk/mod/book/view.php?id=2734" </w:instrText>
      </w:r>
      <w:r w:rsidRPr="3D7F6112">
        <w:rPr>
          <w:rPrChange w:id="424" w:author="Peter Akrill" w:date="2015-08-11T13:05:00Z">
            <w:rPr/>
          </w:rPrChange>
        </w:rPr>
        <w:fldChar w:fldCharType="separate"/>
      </w:r>
      <w:proofErr w:type="spellStart"/>
      <w:r w:rsidRPr="00651C21">
        <w:rPr>
          <w:rPrChange w:id="425" w:author="Peter Akrill" w:date="2015-08-11T13:05:00Z">
            <w:rPr>
              <w:rStyle w:val="Hyperlink"/>
              <w:u w:val="none"/>
            </w:rPr>
          </w:rPrChange>
        </w:rPr>
        <w:t>Turnitin</w:t>
      </w:r>
      <w:proofErr w:type="spellEnd"/>
      <w:r w:rsidRPr="00651C21">
        <w:rPr>
          <w:rPrChange w:id="426" w:author="Peter Akrill" w:date="2015-08-11T13:05:00Z">
            <w:rPr>
              <w:rStyle w:val="Hyperlink"/>
              <w:u w:val="none"/>
            </w:rPr>
          </w:rPrChange>
        </w:rPr>
        <w:t xml:space="preserve"> Submission information</w:t>
      </w:r>
      <w:r w:rsidRPr="3D7F6112">
        <w:fldChar w:fldCharType="end"/>
      </w:r>
    </w:p>
    <w:p w14:paraId="6CD93E88" w14:textId="77777777" w:rsidR="00AC09F3" w:rsidRDefault="00AC09F3" w:rsidP="00AC09F3">
      <w:pPr>
        <w:rPr>
          <w:rStyle w:val="Hyperlink"/>
          <w:u w:val="none"/>
        </w:rPr>
      </w:pPr>
    </w:p>
    <w:p w14:paraId="6540DBFE" w14:textId="77777777" w:rsidR="00AC09F3" w:rsidRPr="00070D0C" w:rsidDel="00651C21" w:rsidRDefault="00AC09F3">
      <w:pPr>
        <w:rPr>
          <w:del w:id="427" w:author="Peter Akrill" w:date="2015-08-11T13:05:00Z"/>
        </w:rPr>
        <w:pPrChange w:id="428" w:author="Peter Akrill" w:date="2015-08-11T13:05:00Z">
          <w:pPr>
            <w:spacing w:after="0" w:line="240" w:lineRule="auto"/>
            <w:contextualSpacing/>
          </w:pPr>
        </w:pPrChange>
      </w:pPr>
    </w:p>
    <w:p w14:paraId="04449165" w14:textId="77777777" w:rsidR="00AC09F3" w:rsidDel="00651C21" w:rsidRDefault="00AC09F3">
      <w:pPr>
        <w:pStyle w:val="Heading3"/>
        <w:rPr>
          <w:del w:id="429" w:author="Peter Akrill" w:date="2015-08-11T13:05:00Z"/>
        </w:rPr>
        <w:pPrChange w:id="430" w:author="Peter Akrill" w:date="2015-08-11T13:05:00Z">
          <w:pPr>
            <w:spacing w:after="0" w:line="240" w:lineRule="auto"/>
          </w:pPr>
        </w:pPrChange>
      </w:pPr>
    </w:p>
    <w:p w14:paraId="558A754E" w14:textId="25E91404" w:rsidR="00AC09F3" w:rsidRPr="0018589D" w:rsidDel="00651C21" w:rsidRDefault="00AC09F3">
      <w:pPr>
        <w:pStyle w:val="Heading3"/>
        <w:rPr>
          <w:del w:id="431" w:author="Peter Akrill" w:date="2015-08-11T13:05:00Z"/>
        </w:rPr>
        <w:pPrChange w:id="432" w:author="Peter Akrill" w:date="2015-08-11T13:05:00Z">
          <w:pPr>
            <w:spacing w:after="0" w:line="240" w:lineRule="auto"/>
          </w:pPr>
        </w:pPrChange>
      </w:pPr>
      <w:r>
        <w:t>Anonymous marking</w:t>
      </w:r>
      <w:r w:rsidR="00AD6700">
        <w:t xml:space="preserve"> </w:t>
      </w:r>
    </w:p>
    <w:p w14:paraId="3BC31238" w14:textId="6B9B8211" w:rsidR="00AC09F3" w:rsidRPr="00436B72" w:rsidRDefault="00AD6700">
      <w:pPr>
        <w:spacing w:after="200"/>
        <w:pPrChange w:id="433" w:author="Peter Akrill" w:date="2015-08-11T13:05:00Z">
          <w:pPr>
            <w:spacing w:after="0" w:line="240" w:lineRule="auto"/>
          </w:pPr>
        </w:pPrChange>
      </w:pPr>
      <w:r>
        <w:t>u</w:t>
      </w:r>
      <w:r w:rsidR="00AC09F3">
        <w:t xml:space="preserve">nless otherwise approved, assessments are </w:t>
      </w:r>
      <w:r w:rsidR="00AC09F3" w:rsidRPr="00436B72">
        <w:t xml:space="preserve">marked anonymously.  </w:t>
      </w:r>
      <w:r w:rsidR="00AC09F3" w:rsidRPr="006A7798">
        <w:t xml:space="preserve">For further </w:t>
      </w:r>
      <w:r w:rsidRPr="00373964">
        <w:t>information,</w:t>
      </w:r>
      <w:r w:rsidR="00AC09F3" w:rsidRPr="00373964">
        <w:t xml:space="preserve"> please refer to the ‘</w:t>
      </w:r>
      <w:r w:rsidR="00AC09F3" w:rsidRPr="3D7F6112">
        <w:fldChar w:fldCharType="begin"/>
      </w:r>
      <w:r w:rsidR="00AC09F3">
        <w:instrText xml:space="preserve"> HYPERLINK "http://issuu.com/edc123/docs/student-handbook-2014-15?e=1356005/9319591" </w:instrText>
      </w:r>
      <w:r w:rsidR="00AC09F3" w:rsidRPr="3D7F6112">
        <w:fldChar w:fldCharType="separate"/>
      </w:r>
      <w:r w:rsidR="00AC09F3" w:rsidRPr="00373964">
        <w:rPr>
          <w:rStyle w:val="Hyperlink"/>
          <w:u w:val="none"/>
        </w:rPr>
        <w:t>Student Handbook’</w:t>
      </w:r>
      <w:r w:rsidR="00AC09F3" w:rsidRPr="3D7F6112">
        <w:fldChar w:fldCharType="end"/>
      </w:r>
      <w:r w:rsidR="00AC09F3" w:rsidRPr="00112FA5">
        <w:rPr>
          <w:rStyle w:val="Hyperlink"/>
          <w:color w:val="auto"/>
          <w:u w:val="none"/>
        </w:rPr>
        <w:t>.</w:t>
      </w:r>
    </w:p>
    <w:p w14:paraId="459EC2DD" w14:textId="77777777" w:rsidR="00AC09F3" w:rsidDel="00651C21" w:rsidRDefault="00AC09F3">
      <w:pPr>
        <w:spacing w:after="200"/>
        <w:rPr>
          <w:del w:id="434" w:author="Peter Akrill" w:date="2015-08-11T13:05:00Z"/>
          <w:b/>
          <w:u w:val="single"/>
        </w:rPr>
        <w:pPrChange w:id="435" w:author="Peter Akrill" w:date="2015-08-11T13:05:00Z">
          <w:pPr>
            <w:spacing w:after="0" w:line="240" w:lineRule="auto"/>
          </w:pPr>
        </w:pPrChange>
      </w:pPr>
    </w:p>
    <w:p w14:paraId="76A66DED" w14:textId="77777777" w:rsidR="00AC09F3" w:rsidDel="00651C21" w:rsidRDefault="00AC09F3" w:rsidP="00AC09F3">
      <w:pPr>
        <w:spacing w:after="0" w:line="240" w:lineRule="auto"/>
        <w:rPr>
          <w:del w:id="436" w:author="Peter Akrill" w:date="2015-08-11T13:05:00Z"/>
          <w:b/>
          <w:u w:val="single"/>
        </w:rPr>
      </w:pPr>
    </w:p>
    <w:p w14:paraId="69D40E89" w14:textId="77777777" w:rsidR="00AC09F3" w:rsidRPr="0018589D" w:rsidRDefault="00AC09F3">
      <w:pPr>
        <w:pStyle w:val="Heading3"/>
        <w:pPrChange w:id="437" w:author="Peter Akrill" w:date="2015-08-11T13:05:00Z">
          <w:pPr>
            <w:spacing w:after="0" w:line="240" w:lineRule="auto"/>
          </w:pPr>
        </w:pPrChange>
      </w:pPr>
      <w:bookmarkStart w:id="438" w:name="_Toc457379270"/>
      <w:bookmarkStart w:id="439" w:name="_Toc457379878"/>
      <w:r>
        <w:t>Grade marking</w:t>
      </w:r>
      <w:bookmarkEnd w:id="438"/>
      <w:bookmarkEnd w:id="439"/>
    </w:p>
    <w:p w14:paraId="073E9E46" w14:textId="77777777" w:rsidR="00AC09F3" w:rsidDel="00651C21" w:rsidRDefault="00AC09F3">
      <w:pPr>
        <w:spacing w:after="200"/>
        <w:rPr>
          <w:del w:id="440" w:author="Peter Akrill" w:date="2015-08-11T13:05:00Z"/>
        </w:rPr>
        <w:pPrChange w:id="441" w:author="Peter Akrill" w:date="2015-08-11T13:05:00Z">
          <w:pPr>
            <w:spacing w:after="0" w:line="240" w:lineRule="auto"/>
          </w:pPr>
        </w:pPrChange>
      </w:pPr>
    </w:p>
    <w:p w14:paraId="084AAA9E" w14:textId="77777777" w:rsidR="00AC09F3" w:rsidRPr="00373964" w:rsidRDefault="00AC09F3">
      <w:pPr>
        <w:spacing w:after="200"/>
        <w:rPr>
          <w:rStyle w:val="Hyperlink"/>
          <w:u w:val="none"/>
        </w:rPr>
        <w:pPrChange w:id="442" w:author="Peter Akrill" w:date="2015-08-11T13:05:00Z">
          <w:pPr>
            <w:spacing w:after="0" w:line="240" w:lineRule="auto"/>
          </w:pPr>
        </w:pPrChange>
      </w:pPr>
      <w:r>
        <w:t xml:space="preserve">Unless otherwise approved your assessments will be marked using </w:t>
      </w:r>
      <w:r w:rsidRPr="006A7798">
        <w:t xml:space="preserve">‘Grade marking’ to ensure consistency of marking across the University.  This means you’ll get a grade (e.g. B2) rather than a numeric mark.  For further </w:t>
      </w:r>
      <w:r w:rsidRPr="00373964">
        <w:t>information please refer to the ‘</w:t>
      </w:r>
      <w:r w:rsidRPr="3D7F6112">
        <w:fldChar w:fldCharType="begin"/>
      </w:r>
      <w:r>
        <w:instrText xml:space="preserve"> HYPERLINK "http://issuu.com/edc123/docs/student-handbook-2014-15?e=1356005/9319591" </w:instrText>
      </w:r>
      <w:r w:rsidRPr="3D7F6112">
        <w:fldChar w:fldCharType="separate"/>
      </w:r>
      <w:r w:rsidRPr="00373964">
        <w:rPr>
          <w:rStyle w:val="Hyperlink"/>
          <w:u w:val="none"/>
        </w:rPr>
        <w:t>Student Handbook’</w:t>
      </w:r>
      <w:r w:rsidRPr="3D7F6112">
        <w:fldChar w:fldCharType="end"/>
      </w:r>
      <w:r w:rsidRPr="00112FA5">
        <w:rPr>
          <w:rStyle w:val="Hyperlink"/>
          <w:color w:val="auto"/>
          <w:u w:val="none"/>
        </w:rPr>
        <w:t>.</w:t>
      </w:r>
    </w:p>
    <w:p w14:paraId="338011F1" w14:textId="77777777" w:rsidR="00AC09F3" w:rsidDel="00651C21" w:rsidRDefault="00AC09F3">
      <w:pPr>
        <w:spacing w:after="200"/>
        <w:rPr>
          <w:del w:id="443" w:author="Peter Akrill" w:date="2015-08-11T13:05:00Z"/>
          <w:rStyle w:val="Hyperlink"/>
          <w:b/>
          <w:color w:val="auto"/>
        </w:rPr>
        <w:pPrChange w:id="444" w:author="Peter Akrill" w:date="2015-08-11T13:05:00Z">
          <w:pPr>
            <w:spacing w:after="0" w:line="240" w:lineRule="auto"/>
          </w:pPr>
        </w:pPrChange>
      </w:pPr>
    </w:p>
    <w:p w14:paraId="533D1A46" w14:textId="77777777" w:rsidR="00AC09F3" w:rsidDel="00651C21" w:rsidRDefault="00AC09F3">
      <w:pPr>
        <w:spacing w:after="200"/>
        <w:rPr>
          <w:del w:id="445" w:author="Peter Akrill" w:date="2015-08-11T13:05:00Z"/>
          <w:rStyle w:val="Hyperlink"/>
          <w:b/>
          <w:color w:val="auto"/>
        </w:rPr>
        <w:pPrChange w:id="446" w:author="Peter Akrill" w:date="2015-08-11T13:05:00Z">
          <w:pPr>
            <w:spacing w:after="0" w:line="240" w:lineRule="auto"/>
          </w:pPr>
        </w:pPrChange>
      </w:pPr>
    </w:p>
    <w:p w14:paraId="6A25D375" w14:textId="77777777" w:rsidR="00AC09F3" w:rsidRPr="0018589D" w:rsidRDefault="00AC09F3">
      <w:pPr>
        <w:pStyle w:val="Heading3"/>
        <w:rPr>
          <w:rStyle w:val="Hyperlink"/>
          <w:color w:val="auto"/>
        </w:rPr>
        <w:pPrChange w:id="447" w:author="Peter Akrill" w:date="2015-08-11T13:05:00Z">
          <w:pPr>
            <w:spacing w:after="0" w:line="240" w:lineRule="auto"/>
          </w:pPr>
        </w:pPrChange>
      </w:pPr>
      <w:bookmarkStart w:id="448" w:name="_Toc457379271"/>
      <w:bookmarkStart w:id="449" w:name="_Toc457379879"/>
      <w:r w:rsidRPr="3D7F6112">
        <w:rPr>
          <w:rStyle w:val="Hyperlink"/>
          <w:b w:val="0"/>
          <w:color w:val="auto"/>
        </w:rPr>
        <w:t>Research ethics and integrity</w:t>
      </w:r>
      <w:bookmarkEnd w:id="448"/>
      <w:bookmarkEnd w:id="449"/>
    </w:p>
    <w:p w14:paraId="482E1C26" w14:textId="77777777" w:rsidR="00AC09F3" w:rsidDel="00651C21" w:rsidRDefault="00AC09F3">
      <w:pPr>
        <w:spacing w:after="200"/>
        <w:rPr>
          <w:del w:id="450" w:author="Peter Akrill" w:date="2015-08-11T13:05:00Z"/>
        </w:rPr>
        <w:pPrChange w:id="451" w:author="Peter Akrill" w:date="2015-08-11T13:06:00Z">
          <w:pPr>
            <w:spacing w:after="0" w:line="240" w:lineRule="auto"/>
          </w:pPr>
        </w:pPrChange>
      </w:pPr>
    </w:p>
    <w:p w14:paraId="2BFAC62E" w14:textId="77777777" w:rsidR="00AC09F3" w:rsidRDefault="00AC09F3">
      <w:pPr>
        <w:spacing w:after="200"/>
        <w:rPr>
          <w:rStyle w:val="Hyperlink"/>
          <w:u w:val="none"/>
        </w:rPr>
        <w:pPrChange w:id="452" w:author="Peter Akrill" w:date="2015-08-11T13:06:00Z">
          <w:pPr>
            <w:spacing w:after="0" w:line="240" w:lineRule="auto"/>
          </w:pPr>
        </w:pPrChange>
      </w:pPr>
      <w:r w:rsidRPr="006A7798">
        <w:t xml:space="preserve">Ensuring that your research is undertaken with the right ethical methodology is important because it protects both the researcher and participant. When undertaking research </w:t>
      </w:r>
      <w:r>
        <w:t>you must</w:t>
      </w:r>
      <w:r w:rsidRPr="006A7798">
        <w:t xml:space="preserve"> ensure that you understand what is meant by research ethics and integrity and the </w:t>
      </w:r>
      <w:r>
        <w:t>University’s expectations around this</w:t>
      </w:r>
      <w:r w:rsidRPr="006A7798">
        <w:t>.</w:t>
      </w:r>
      <w:r>
        <w:t xml:space="preserve"> </w:t>
      </w:r>
      <w:r w:rsidRPr="006A7798">
        <w:t>For</w:t>
      </w:r>
      <w:r>
        <w:t xml:space="preserve"> </w:t>
      </w:r>
      <w:r w:rsidRPr="006A7798">
        <w:t xml:space="preserve">further information </w:t>
      </w:r>
      <w:r>
        <w:t xml:space="preserve">follow the link: </w:t>
      </w:r>
      <w:r w:rsidRPr="3D7F6112">
        <w:fldChar w:fldCharType="begin"/>
      </w:r>
      <w:r>
        <w:instrText xml:space="preserve"> HYPERLINK "http://portal.solent.ac.uk/support/support-with-research/ethics/ethics.aspx" </w:instrText>
      </w:r>
      <w:r w:rsidRPr="3D7F6112">
        <w:fldChar w:fldCharType="separate"/>
      </w:r>
      <w:r w:rsidRPr="006A7798">
        <w:rPr>
          <w:rStyle w:val="Hyperlink"/>
          <w:u w:val="none"/>
        </w:rPr>
        <w:t>Research ethics support</w:t>
      </w:r>
      <w:r w:rsidRPr="3D7F6112">
        <w:fldChar w:fldCharType="end"/>
      </w:r>
    </w:p>
    <w:p w14:paraId="4E91AD86" w14:textId="77777777" w:rsidR="00AC09F3" w:rsidRDefault="00AC09F3" w:rsidP="00AC09F3">
      <w:pPr>
        <w:shd w:val="clear" w:color="auto" w:fill="FFFFFF" w:themeFill="background1"/>
        <w:spacing w:after="0" w:line="240" w:lineRule="auto"/>
        <w:rPr>
          <w:rFonts w:cs="Arial"/>
          <w:b/>
          <w:u w:val="single"/>
        </w:rPr>
      </w:pPr>
    </w:p>
    <w:p w14:paraId="45BACD37" w14:textId="77777777" w:rsidR="00AC09F3" w:rsidDel="00651C21" w:rsidRDefault="00AC09F3">
      <w:pPr>
        <w:pStyle w:val="Heading3"/>
        <w:rPr>
          <w:del w:id="453" w:author="Peter Akrill" w:date="2015-08-11T13:06:00Z"/>
        </w:rPr>
        <w:pPrChange w:id="454" w:author="Peter Akrill" w:date="2015-08-11T13:06:00Z">
          <w:pPr>
            <w:shd w:val="clear" w:color="auto" w:fill="FFFFFF" w:themeFill="background1"/>
            <w:spacing w:after="0" w:line="240" w:lineRule="auto"/>
          </w:pPr>
        </w:pPrChange>
      </w:pPr>
    </w:p>
    <w:p w14:paraId="2A5F8129" w14:textId="77777777" w:rsidR="00AC09F3" w:rsidRPr="0018589D" w:rsidRDefault="00AC09F3">
      <w:pPr>
        <w:pStyle w:val="Heading3"/>
        <w:pPrChange w:id="455" w:author="Peter Akrill" w:date="2015-08-11T13:06:00Z">
          <w:pPr>
            <w:shd w:val="clear" w:color="auto" w:fill="FFFFFF" w:themeFill="background1"/>
            <w:spacing w:after="0" w:line="240" w:lineRule="auto"/>
          </w:pPr>
        </w:pPrChange>
      </w:pPr>
      <w:bookmarkStart w:id="456" w:name="_Toc457379272"/>
      <w:bookmarkStart w:id="457" w:name="_Toc457379880"/>
      <w:r>
        <w:t>Attendance and participation</w:t>
      </w:r>
      <w:bookmarkEnd w:id="456"/>
      <w:bookmarkEnd w:id="457"/>
    </w:p>
    <w:p w14:paraId="2CEAD4FE" w14:textId="77777777" w:rsidR="00AC09F3" w:rsidDel="00651C21" w:rsidRDefault="00AC09F3">
      <w:pPr>
        <w:spacing w:after="200"/>
        <w:rPr>
          <w:del w:id="458" w:author="Peter Akrill" w:date="2015-08-11T13:06:00Z"/>
        </w:rPr>
        <w:pPrChange w:id="459" w:author="Peter Akrill" w:date="2015-08-11T13:06:00Z">
          <w:pPr>
            <w:spacing w:after="0" w:line="240" w:lineRule="auto"/>
          </w:pPr>
        </w:pPrChange>
      </w:pPr>
    </w:p>
    <w:p w14:paraId="47F9D89C" w14:textId="77777777" w:rsidR="00AC09F3" w:rsidRPr="00373964" w:rsidRDefault="00AC09F3">
      <w:pPr>
        <w:spacing w:after="200"/>
        <w:pPrChange w:id="460" w:author="Peter Akrill" w:date="2015-08-11T13:06:00Z">
          <w:pPr>
            <w:spacing w:after="0" w:line="240" w:lineRule="auto"/>
          </w:pPr>
        </w:pPrChange>
      </w:pPr>
      <w:r w:rsidRPr="006A7798">
        <w:t>The University expects you to attend all your timetabled teaching sessions. We monitor your attendance, as we know that consistent attendance is closely linked to good academic performance, so it is in your best interest to attend each class if you want to be successful in your studies. For full information on attendance monitori</w:t>
      </w:r>
      <w:r>
        <w:t xml:space="preserve">ng please follow the </w:t>
      </w:r>
      <w:r w:rsidRPr="00373964">
        <w:t xml:space="preserve">link: </w:t>
      </w:r>
      <w:r w:rsidRPr="3D7F6112">
        <w:fldChar w:fldCharType="begin"/>
      </w:r>
      <w:r>
        <w:instrText xml:space="preserve"> HYPERLINK "http://portal.solent.ac.uk/support/timetabling-and-rooming/attendance-monitoring/attendance-monitoring.aspx" </w:instrText>
      </w:r>
      <w:r w:rsidRPr="3D7F6112">
        <w:fldChar w:fldCharType="separate"/>
      </w:r>
      <w:r w:rsidRPr="00373964">
        <w:rPr>
          <w:rStyle w:val="Hyperlink"/>
          <w:u w:val="none"/>
        </w:rPr>
        <w:t>Attendance monitoring</w:t>
      </w:r>
      <w:r w:rsidRPr="3D7F6112">
        <w:fldChar w:fldCharType="end"/>
      </w:r>
    </w:p>
    <w:p w14:paraId="60DF445D" w14:textId="77777777" w:rsidR="00A00E94" w:rsidDel="00651C21" w:rsidRDefault="00A00E94">
      <w:pPr>
        <w:rPr>
          <w:del w:id="461" w:author="Peter Akrill" w:date="2015-08-11T13:06:00Z"/>
        </w:rPr>
        <w:pPrChange w:id="462" w:author="Peter Akrill" w:date="2015-08-11T13:06:00Z">
          <w:pPr>
            <w:pStyle w:val="NormalWeb"/>
            <w:spacing w:before="0" w:beforeAutospacing="0" w:after="0" w:afterAutospacing="0"/>
          </w:pPr>
        </w:pPrChange>
      </w:pPr>
    </w:p>
    <w:p w14:paraId="0A3F0D57" w14:textId="77777777" w:rsidR="001A27BC" w:rsidDel="00651C21" w:rsidRDefault="001A27BC">
      <w:pPr>
        <w:rPr>
          <w:del w:id="463" w:author="Peter Akrill" w:date="2015-08-11T13:06:00Z"/>
        </w:rPr>
        <w:pPrChange w:id="464" w:author="Peter Akrill" w:date="2015-08-11T13:06:00Z">
          <w:pPr>
            <w:pStyle w:val="NormalWeb"/>
            <w:spacing w:before="0" w:beforeAutospacing="0" w:after="0" w:afterAutospacing="0"/>
          </w:pPr>
        </w:pPrChange>
      </w:pPr>
    </w:p>
    <w:p w14:paraId="02AF6045" w14:textId="77777777" w:rsidR="00651C21" w:rsidRDefault="001A27BC">
      <w:pPr>
        <w:rPr>
          <w:ins w:id="465" w:author="Peter Akrill" w:date="2015-08-11T13:06:00Z"/>
        </w:rPr>
      </w:pPr>
      <w:del w:id="466" w:author="Peter Akrill" w:date="2015-08-11T13:06:00Z">
        <w:r w:rsidDel="00651C21">
          <w:br w:type="page"/>
        </w:r>
      </w:del>
      <w:ins w:id="467" w:author="Peter Akrill" w:date="2015-08-11T13:06:00Z">
        <w:r w:rsidR="00651C21">
          <w:br w:type="page"/>
        </w:r>
      </w:ins>
    </w:p>
    <w:p w14:paraId="77A76217" w14:textId="77777777" w:rsidR="001A27BC" w:rsidDel="00651C21" w:rsidRDefault="001A27BC">
      <w:pPr>
        <w:spacing w:after="200"/>
        <w:rPr>
          <w:del w:id="468" w:author="Peter Akrill" w:date="2015-08-11T13:06:00Z"/>
        </w:rPr>
        <w:pPrChange w:id="469" w:author="Peter Akrill" w:date="2015-08-11T13:06:00Z">
          <w:pPr>
            <w:spacing w:after="0" w:line="240" w:lineRule="auto"/>
          </w:pPr>
        </w:pPrChange>
      </w:pPr>
    </w:p>
    <w:p w14:paraId="7DE7252A" w14:textId="77777777" w:rsidR="001A27BC" w:rsidRPr="00373964" w:rsidRDefault="001A27BC" w:rsidP="008E0EF9">
      <w:pPr>
        <w:pStyle w:val="Heading1"/>
      </w:pPr>
      <w:bookmarkStart w:id="470" w:name="_Toc457379881"/>
      <w:r w:rsidRPr="00373964">
        <w:t>THE LEGAL BIT</w:t>
      </w:r>
      <w:bookmarkEnd w:id="470"/>
    </w:p>
    <w:p w14:paraId="5C2081E1" w14:textId="77777777" w:rsidR="001A27BC" w:rsidRPr="006A7798" w:rsidRDefault="001A27BC" w:rsidP="00B45A81">
      <w:pPr>
        <w:spacing w:after="0" w:line="240" w:lineRule="auto"/>
      </w:pPr>
    </w:p>
    <w:p w14:paraId="5C55F29E" w14:textId="77777777" w:rsidR="004347D0" w:rsidRPr="006A7798" w:rsidDel="00651C21" w:rsidRDefault="004347D0">
      <w:pPr>
        <w:pStyle w:val="Heading3"/>
        <w:rPr>
          <w:del w:id="471" w:author="Peter Akrill" w:date="2015-08-11T13:06:00Z"/>
        </w:rPr>
        <w:pPrChange w:id="472" w:author="Peter Akrill" w:date="2015-08-11T13:06:00Z">
          <w:pPr>
            <w:spacing w:after="0" w:line="240" w:lineRule="auto"/>
          </w:pPr>
        </w:pPrChange>
      </w:pPr>
      <w:r w:rsidRPr="006A7798">
        <w:t>Disclaimer</w:t>
      </w:r>
    </w:p>
    <w:p w14:paraId="492EE406" w14:textId="77777777" w:rsidR="00112FA5" w:rsidRDefault="00112FA5">
      <w:pPr>
        <w:pPrChange w:id="473" w:author="Peter Akrill" w:date="2015-08-11T13:06:00Z">
          <w:pPr>
            <w:spacing w:after="0" w:line="240" w:lineRule="auto"/>
          </w:pPr>
        </w:pPrChange>
      </w:pPr>
    </w:p>
    <w:p w14:paraId="65B12454" w14:textId="77777777" w:rsidR="004347D0" w:rsidRDefault="004347D0">
      <w:pPr>
        <w:spacing w:after="200"/>
        <w:pPrChange w:id="474" w:author="Peter Akrill" w:date="2015-08-11T13:06:00Z">
          <w:pPr>
            <w:spacing w:after="0" w:line="240" w:lineRule="auto"/>
          </w:pPr>
        </w:pPrChange>
      </w:pPr>
      <w:r w:rsidRPr="006A7798">
        <w:t xml:space="preserve">The information in this </w:t>
      </w:r>
      <w:r>
        <w:rPr>
          <w:shd w:val="clear" w:color="auto" w:fill="FFFFFF" w:themeFill="background1"/>
        </w:rPr>
        <w:t>c</w:t>
      </w:r>
      <w:r w:rsidRPr="006A7798">
        <w:rPr>
          <w:shd w:val="clear" w:color="auto" w:fill="FFFFFF" w:themeFill="background1"/>
        </w:rPr>
        <w:t xml:space="preserve">ourse </w:t>
      </w:r>
      <w:r>
        <w:rPr>
          <w:shd w:val="clear" w:color="auto" w:fill="FFFFFF" w:themeFill="background1"/>
        </w:rPr>
        <w:t>h</w:t>
      </w:r>
      <w:r w:rsidRPr="006A7798">
        <w:rPr>
          <w:shd w:val="clear" w:color="auto" w:fill="FFFFFF" w:themeFill="background1"/>
        </w:rPr>
        <w:t>andbook</w:t>
      </w:r>
      <w:r w:rsidRPr="006A7798">
        <w:t xml:space="preserve"> is correct at the time of going to press</w:t>
      </w:r>
      <w:r>
        <w:t xml:space="preserve">, but </w:t>
      </w:r>
      <w:r w:rsidRPr="006A7798">
        <w:t xml:space="preserve">should be read in conjunction with </w:t>
      </w:r>
      <w:r>
        <w:t>any course-related</w:t>
      </w:r>
      <w:r w:rsidRPr="006A7798">
        <w:t xml:space="preserve"> information on the student portal </w:t>
      </w:r>
      <w:r>
        <w:t xml:space="preserve">at </w:t>
      </w:r>
      <w:r w:rsidR="008E0EF9">
        <w:fldChar w:fldCharType="begin"/>
      </w:r>
      <w:r w:rsidR="008E0EF9">
        <w:instrText xml:space="preserve"> HYPERLINK "http://portal.solent.ac.uk/home.aspx" </w:instrText>
      </w:r>
      <w:r w:rsidR="008E0EF9">
        <w:fldChar w:fldCharType="separate"/>
      </w:r>
      <w:r w:rsidRPr="00903965">
        <w:rPr>
          <w:rStyle w:val="Hyperlink"/>
          <w:iCs/>
        </w:rPr>
        <w:t>portal.solent.ac.uk</w:t>
      </w:r>
      <w:r w:rsidR="008E0EF9">
        <w:rPr>
          <w:rStyle w:val="Hyperlink"/>
          <w:iCs/>
        </w:rPr>
        <w:fldChar w:fldCharType="end"/>
      </w:r>
      <w:r w:rsidRPr="006A7798">
        <w:t xml:space="preserve">  </w:t>
      </w:r>
    </w:p>
    <w:p w14:paraId="173EA1D6" w14:textId="77777777" w:rsidR="00112FA5" w:rsidDel="00651C21" w:rsidRDefault="00112FA5">
      <w:pPr>
        <w:spacing w:after="200"/>
        <w:rPr>
          <w:del w:id="475" w:author="Peter Akrill" w:date="2015-08-11T13:06:00Z"/>
        </w:rPr>
        <w:pPrChange w:id="476" w:author="Peter Akrill" w:date="2015-08-11T13:06:00Z">
          <w:pPr>
            <w:spacing w:after="0" w:line="240" w:lineRule="auto"/>
          </w:pPr>
        </w:pPrChange>
      </w:pPr>
    </w:p>
    <w:p w14:paraId="3E1E021C" w14:textId="77777777" w:rsidR="004347D0" w:rsidRDefault="004347D0">
      <w:pPr>
        <w:spacing w:after="200"/>
        <w:pPrChange w:id="477" w:author="Peter Akrill" w:date="2015-08-11T13:06:00Z">
          <w:pPr>
            <w:spacing w:after="0" w:line="240" w:lineRule="auto"/>
          </w:pPr>
        </w:pPrChange>
      </w:pPr>
      <w:r w:rsidRPr="006A7798">
        <w:t>The University reserves the right to change information</w:t>
      </w:r>
      <w:r>
        <w:t>,</w:t>
      </w:r>
      <w:r w:rsidRPr="006A7798">
        <w:t xml:space="preserve"> including:</w:t>
      </w:r>
    </w:p>
    <w:p w14:paraId="25ED06B1" w14:textId="77777777" w:rsidR="00112FA5" w:rsidRPr="006A7798" w:rsidDel="00651C21" w:rsidRDefault="00112FA5">
      <w:pPr>
        <w:spacing w:after="200"/>
        <w:rPr>
          <w:del w:id="478" w:author="Peter Akrill" w:date="2015-08-11T13:06:00Z"/>
        </w:rPr>
        <w:pPrChange w:id="479" w:author="Peter Akrill" w:date="2015-08-11T13:06:00Z">
          <w:pPr>
            <w:spacing w:after="0" w:line="240" w:lineRule="auto"/>
          </w:pPr>
        </w:pPrChange>
      </w:pPr>
    </w:p>
    <w:p w14:paraId="333F0CCC" w14:textId="6E832162" w:rsidR="004347D0" w:rsidRDefault="00B979F0">
      <w:pPr>
        <w:spacing w:after="200"/>
        <w:pPrChange w:id="480" w:author="Peter Akrill" w:date="2015-08-11T13:06:00Z">
          <w:pPr>
            <w:numPr>
              <w:numId w:val="19"/>
            </w:numPr>
            <w:tabs>
              <w:tab w:val="num" w:pos="360"/>
              <w:tab w:val="num" w:pos="1080"/>
            </w:tabs>
            <w:spacing w:after="0" w:line="240" w:lineRule="auto"/>
            <w:ind w:left="360" w:hanging="360"/>
          </w:pPr>
        </w:pPrChange>
      </w:pPr>
      <w:r w:rsidRPr="006A7798">
        <w:t>The</w:t>
      </w:r>
      <w:r w:rsidR="004347D0" w:rsidRPr="006A7798">
        <w:t xml:space="preserve"> contents of the</w:t>
      </w:r>
      <w:r w:rsidR="004347D0">
        <w:t xml:space="preserve"> c</w:t>
      </w:r>
      <w:r w:rsidR="004347D0" w:rsidRPr="006A7798">
        <w:t xml:space="preserve">ourse </w:t>
      </w:r>
      <w:r w:rsidR="004347D0">
        <w:t>h</w:t>
      </w:r>
      <w:r w:rsidR="004347D0" w:rsidRPr="006A7798">
        <w:t xml:space="preserve">andbook and in particular the timetable, location and </w:t>
      </w:r>
      <w:r w:rsidR="004347D0">
        <w:t xml:space="preserve">delivery </w:t>
      </w:r>
      <w:r w:rsidR="004347D0" w:rsidRPr="006A7798">
        <w:t>methods o</w:t>
      </w:r>
      <w:r w:rsidR="004347D0">
        <w:t>f</w:t>
      </w:r>
      <w:r w:rsidR="004347D0" w:rsidRPr="006A7798">
        <w:t xml:space="preserve"> the content, syllabus and assessment of </w:t>
      </w:r>
      <w:r w:rsidR="004347D0">
        <w:t>the course,</w:t>
      </w:r>
      <w:r w:rsidR="004347D0" w:rsidRPr="006A7798">
        <w:t xml:space="preserve"> as set</w:t>
      </w:r>
      <w:r w:rsidR="004347D0">
        <w:t xml:space="preserve"> out in the programme specification and unit descriptors in</w:t>
      </w:r>
      <w:r w:rsidR="004347D0" w:rsidRPr="006A7798">
        <w:t xml:space="preserve"> this </w:t>
      </w:r>
      <w:r w:rsidR="004347D0">
        <w:t>h</w:t>
      </w:r>
      <w:r w:rsidR="004347D0" w:rsidRPr="006A7798">
        <w:t>andbook and/or on the University's website; and</w:t>
      </w:r>
    </w:p>
    <w:p w14:paraId="3EFCC2DF" w14:textId="77777777" w:rsidR="00112FA5" w:rsidRPr="006A7798" w:rsidDel="00651C21" w:rsidRDefault="00112FA5">
      <w:pPr>
        <w:pStyle w:val="ListParagraph"/>
        <w:numPr>
          <w:ilvl w:val="0"/>
          <w:numId w:val="27"/>
        </w:numPr>
        <w:rPr>
          <w:del w:id="481" w:author="Peter Akrill" w:date="2015-08-11T13:06:00Z"/>
        </w:rPr>
        <w:pPrChange w:id="482" w:author="Peter Akrill" w:date="2015-08-11T13:06:00Z">
          <w:pPr>
            <w:spacing w:after="0" w:line="240" w:lineRule="auto"/>
            <w:ind w:left="360"/>
          </w:pPr>
        </w:pPrChange>
      </w:pPr>
    </w:p>
    <w:p w14:paraId="0FA97227" w14:textId="77777777" w:rsidR="004347D0" w:rsidRDefault="004347D0">
      <w:pPr>
        <w:pStyle w:val="ListParagraph"/>
        <w:numPr>
          <w:ilvl w:val="0"/>
          <w:numId w:val="27"/>
        </w:numPr>
        <w:pPrChange w:id="483" w:author="Peter Akrill" w:date="2015-08-11T13:06:00Z">
          <w:pPr>
            <w:numPr>
              <w:numId w:val="19"/>
            </w:numPr>
            <w:tabs>
              <w:tab w:val="num" w:pos="360"/>
              <w:tab w:val="num" w:pos="1080"/>
            </w:tabs>
            <w:spacing w:after="0" w:line="240" w:lineRule="auto"/>
            <w:ind w:left="360" w:hanging="360"/>
          </w:pPr>
        </w:pPrChange>
      </w:pPr>
      <w:r w:rsidRPr="006A7798">
        <w:t>its regulations, policies, procedures and fee structures, provided that such amendments</w:t>
      </w:r>
      <w:r>
        <w:t>:</w:t>
      </w:r>
      <w:r w:rsidRPr="006A7798">
        <w:t xml:space="preserve"> </w:t>
      </w:r>
    </w:p>
    <w:p w14:paraId="5846B4BD" w14:textId="77777777" w:rsidR="004347D0" w:rsidRDefault="004347D0">
      <w:pPr>
        <w:pStyle w:val="ListParagraph"/>
        <w:numPr>
          <w:ilvl w:val="0"/>
          <w:numId w:val="27"/>
        </w:numPr>
        <w:pPrChange w:id="484" w:author="Peter Akrill" w:date="2015-08-11T13:06:00Z">
          <w:pPr>
            <w:numPr>
              <w:ilvl w:val="1"/>
              <w:numId w:val="19"/>
            </w:numPr>
            <w:tabs>
              <w:tab w:val="num" w:pos="1800"/>
            </w:tabs>
            <w:spacing w:after="0" w:line="240" w:lineRule="auto"/>
            <w:ind w:left="1800" w:hanging="360"/>
          </w:pPr>
        </w:pPrChange>
      </w:pPr>
      <w:r>
        <w:t xml:space="preserve">are </w:t>
      </w:r>
      <w:r w:rsidRPr="006A7798">
        <w:t>as a result of student demand (or lack thereof)</w:t>
      </w:r>
    </w:p>
    <w:p w14:paraId="06943CDF" w14:textId="77777777" w:rsidR="004347D0" w:rsidRDefault="004347D0">
      <w:pPr>
        <w:pStyle w:val="ListParagraph"/>
        <w:numPr>
          <w:ilvl w:val="0"/>
          <w:numId w:val="27"/>
        </w:numPr>
        <w:pPrChange w:id="485" w:author="Peter Akrill" w:date="2015-08-11T13:06:00Z">
          <w:pPr>
            <w:numPr>
              <w:ilvl w:val="1"/>
              <w:numId w:val="19"/>
            </w:numPr>
            <w:tabs>
              <w:tab w:val="num" w:pos="1800"/>
            </w:tabs>
            <w:spacing w:after="0" w:line="240" w:lineRule="auto"/>
            <w:ind w:left="1800" w:hanging="360"/>
          </w:pPr>
        </w:pPrChange>
      </w:pPr>
      <w:r>
        <w:t xml:space="preserve">are </w:t>
      </w:r>
      <w:r w:rsidRPr="006A7798">
        <w:t>as a result of unforeseen events or circumstances beyond the University's control</w:t>
      </w:r>
      <w:r>
        <w:t>,</w:t>
      </w:r>
      <w:r w:rsidRPr="006A7798">
        <w:t xml:space="preserve"> or </w:t>
      </w:r>
    </w:p>
    <w:p w14:paraId="6576666C" w14:textId="77777777" w:rsidR="004347D0" w:rsidRPr="006A7798" w:rsidRDefault="004347D0">
      <w:pPr>
        <w:pStyle w:val="ListParagraph"/>
        <w:numPr>
          <w:ilvl w:val="0"/>
          <w:numId w:val="27"/>
        </w:numPr>
        <w:pPrChange w:id="486" w:author="Peter Akrill" w:date="2015-08-11T13:06:00Z">
          <w:pPr>
            <w:numPr>
              <w:ilvl w:val="1"/>
              <w:numId w:val="19"/>
            </w:numPr>
            <w:tabs>
              <w:tab w:val="num" w:pos="1800"/>
            </w:tabs>
            <w:spacing w:after="0" w:line="240" w:lineRule="auto"/>
            <w:ind w:left="1800" w:hanging="360"/>
          </w:pPr>
        </w:pPrChange>
      </w:pPr>
      <w:r w:rsidRPr="006A7798">
        <w:t xml:space="preserve">are deemed reasonably necessary by the University. </w:t>
      </w:r>
    </w:p>
    <w:p w14:paraId="308AFA97" w14:textId="77777777" w:rsidR="00112FA5" w:rsidDel="00651C21" w:rsidRDefault="00112FA5">
      <w:pPr>
        <w:spacing w:after="200"/>
        <w:rPr>
          <w:del w:id="487" w:author="Peter Akrill" w:date="2015-08-11T13:06:00Z"/>
        </w:rPr>
        <w:pPrChange w:id="488" w:author="Peter Akrill" w:date="2015-08-11T13:06:00Z">
          <w:pPr>
            <w:spacing w:after="0" w:line="240" w:lineRule="auto"/>
          </w:pPr>
        </w:pPrChange>
      </w:pPr>
    </w:p>
    <w:p w14:paraId="28F33670" w14:textId="77777777" w:rsidR="004347D0" w:rsidRPr="006A7798" w:rsidRDefault="004347D0">
      <w:pPr>
        <w:spacing w:after="200"/>
        <w:pPrChange w:id="489" w:author="Peter Akrill" w:date="2015-08-11T13:06:00Z">
          <w:pPr>
            <w:spacing w:after="0" w:line="240" w:lineRule="auto"/>
          </w:pPr>
        </w:pPrChange>
      </w:pPr>
      <w:r w:rsidRPr="006A7798">
        <w:t xml:space="preserve">In the event that amendments are made, the University </w:t>
      </w:r>
      <w:r>
        <w:t>will</w:t>
      </w:r>
      <w:r w:rsidRPr="006A7798">
        <w:t xml:space="preserve"> take steps to notify you as soon as is reasonably possible. </w:t>
      </w:r>
    </w:p>
    <w:p w14:paraId="3760CEFC" w14:textId="77777777" w:rsidR="004347D0" w:rsidRPr="006A7798" w:rsidDel="00651C21" w:rsidRDefault="004347D0">
      <w:pPr>
        <w:spacing w:after="200"/>
        <w:rPr>
          <w:del w:id="490" w:author="Peter Akrill" w:date="2015-08-11T13:06:00Z"/>
        </w:rPr>
        <w:pPrChange w:id="491" w:author="Peter Akrill" w:date="2015-08-11T13:06:00Z">
          <w:pPr>
            <w:spacing w:after="0" w:line="240" w:lineRule="auto"/>
          </w:pPr>
        </w:pPrChange>
      </w:pPr>
    </w:p>
    <w:p w14:paraId="583E6D21" w14:textId="77777777" w:rsidR="00112FA5" w:rsidDel="00651C21" w:rsidRDefault="00112FA5">
      <w:pPr>
        <w:spacing w:after="200"/>
        <w:rPr>
          <w:del w:id="492" w:author="Peter Akrill" w:date="2015-08-11T13:06:00Z"/>
          <w:b/>
          <w:u w:val="single"/>
        </w:rPr>
        <w:pPrChange w:id="493" w:author="Peter Akrill" w:date="2015-08-11T13:06:00Z">
          <w:pPr>
            <w:spacing w:after="0" w:line="240" w:lineRule="auto"/>
          </w:pPr>
        </w:pPrChange>
      </w:pPr>
    </w:p>
    <w:p w14:paraId="0AFAD9A8" w14:textId="77777777" w:rsidR="004347D0" w:rsidRPr="006A7798" w:rsidRDefault="004347D0">
      <w:pPr>
        <w:pStyle w:val="Heading3"/>
        <w:pPrChange w:id="494" w:author="Peter Akrill" w:date="2015-08-11T13:06:00Z">
          <w:pPr>
            <w:spacing w:after="0" w:line="240" w:lineRule="auto"/>
          </w:pPr>
        </w:pPrChange>
      </w:pPr>
      <w:bookmarkStart w:id="495" w:name="_Toc457379882"/>
      <w:r w:rsidRPr="006A7798">
        <w:t>Student intellectual property rights (IPR)</w:t>
      </w:r>
      <w:bookmarkEnd w:id="495"/>
    </w:p>
    <w:p w14:paraId="59F45DD4" w14:textId="77777777" w:rsidR="00112FA5" w:rsidDel="00651C21" w:rsidRDefault="00112FA5">
      <w:pPr>
        <w:spacing w:after="200"/>
        <w:rPr>
          <w:del w:id="496" w:author="Peter Akrill" w:date="2015-08-11T13:06:00Z"/>
        </w:rPr>
        <w:pPrChange w:id="497" w:author="Peter Akrill" w:date="2015-08-11T13:06:00Z">
          <w:pPr>
            <w:spacing w:after="0" w:line="240" w:lineRule="auto"/>
          </w:pPr>
        </w:pPrChange>
      </w:pPr>
    </w:p>
    <w:p w14:paraId="3B11A50B" w14:textId="77777777" w:rsidR="004347D0" w:rsidRPr="006A7798" w:rsidRDefault="004347D0">
      <w:pPr>
        <w:spacing w:after="200"/>
        <w:pPrChange w:id="498" w:author="Peter Akrill" w:date="2015-08-11T13:06:00Z">
          <w:pPr>
            <w:spacing w:after="0" w:line="240" w:lineRule="auto"/>
          </w:pPr>
        </w:pPrChange>
      </w:pPr>
      <w:r w:rsidRPr="006A7798">
        <w:t>IPR are rights that are used to protect your ideas, intellectual creation, invention or design.</w:t>
      </w:r>
      <w:r>
        <w:t xml:space="preserve"> </w:t>
      </w:r>
      <w:r w:rsidRPr="006A7798">
        <w:t>A</w:t>
      </w:r>
      <w:r w:rsidRPr="006A7798">
        <w:rPr>
          <w:rFonts w:eastAsia="Times New Roman" w:cs="Times New Roman"/>
          <w:lang w:eastAsia="en-GB"/>
        </w:rPr>
        <w:t xml:space="preserve"> key aim of the University is to encourage and facilitate discovery, development and application of </w:t>
      </w:r>
      <w:r>
        <w:rPr>
          <w:rFonts w:eastAsia="Times New Roman" w:cs="Times New Roman"/>
          <w:lang w:eastAsia="en-GB"/>
        </w:rPr>
        <w:t>i</w:t>
      </w:r>
      <w:r w:rsidRPr="006A7798">
        <w:rPr>
          <w:rFonts w:eastAsia="Times New Roman" w:cs="Times New Roman"/>
          <w:lang w:eastAsia="en-GB"/>
        </w:rPr>
        <w:t xml:space="preserve">ntellectual </w:t>
      </w:r>
      <w:r>
        <w:rPr>
          <w:rFonts w:eastAsia="Times New Roman" w:cs="Times New Roman"/>
          <w:lang w:eastAsia="en-GB"/>
        </w:rPr>
        <w:t>p</w:t>
      </w:r>
      <w:r w:rsidRPr="006A7798">
        <w:rPr>
          <w:rFonts w:eastAsia="Times New Roman" w:cs="Times New Roman"/>
          <w:lang w:eastAsia="en-GB"/>
        </w:rPr>
        <w:t>roperty (IP), maximising the benefit to the University, staff and students</w:t>
      </w:r>
      <w:r>
        <w:rPr>
          <w:rFonts w:eastAsia="Times New Roman" w:cs="Times New Roman"/>
          <w:lang w:eastAsia="en-GB"/>
        </w:rPr>
        <w:t xml:space="preserve">, as well as to </w:t>
      </w:r>
      <w:r w:rsidRPr="006A7798">
        <w:rPr>
          <w:rFonts w:eastAsia="Times New Roman" w:cs="Times New Roman"/>
          <w:lang w:eastAsia="en-GB"/>
        </w:rPr>
        <w:t xml:space="preserve">wider society.  </w:t>
      </w:r>
    </w:p>
    <w:p w14:paraId="74B30DF9" w14:textId="77777777" w:rsidR="00112FA5" w:rsidDel="00651C21" w:rsidRDefault="00112FA5">
      <w:pPr>
        <w:spacing w:after="200"/>
        <w:rPr>
          <w:del w:id="499" w:author="Peter Akrill" w:date="2015-08-11T13:06:00Z"/>
          <w:rFonts w:eastAsia="Times New Roman" w:cs="Times New Roman"/>
          <w:lang w:eastAsia="en-GB"/>
        </w:rPr>
        <w:pPrChange w:id="500" w:author="Peter Akrill" w:date="2015-08-11T13:06:00Z">
          <w:pPr>
            <w:spacing w:after="0" w:line="240" w:lineRule="auto"/>
          </w:pPr>
        </w:pPrChange>
      </w:pPr>
    </w:p>
    <w:p w14:paraId="5A125720" w14:textId="77777777" w:rsidR="004347D0" w:rsidRDefault="004347D0">
      <w:pPr>
        <w:spacing w:after="200"/>
        <w:rPr>
          <w:rFonts w:eastAsia="Times New Roman" w:cs="Times New Roman"/>
          <w:lang w:eastAsia="en-GB"/>
        </w:rPr>
        <w:pPrChange w:id="501" w:author="Peter Akrill" w:date="2015-08-11T13:06:00Z">
          <w:pPr>
            <w:spacing w:after="0" w:line="240" w:lineRule="auto"/>
          </w:pPr>
        </w:pPrChange>
      </w:pPr>
      <w:r w:rsidRPr="006A7798">
        <w:rPr>
          <w:rFonts w:eastAsia="Times New Roman" w:cs="Times New Roman"/>
          <w:lang w:eastAsia="en-GB"/>
        </w:rPr>
        <w:t>The creativity and involvement of staff and students are crucial in this endeavour</w:t>
      </w:r>
      <w:r>
        <w:rPr>
          <w:rFonts w:eastAsia="Times New Roman" w:cs="Times New Roman"/>
          <w:lang w:eastAsia="en-GB"/>
        </w:rPr>
        <w:t>,</w:t>
      </w:r>
      <w:r w:rsidRPr="006A7798">
        <w:rPr>
          <w:rFonts w:eastAsia="Times New Roman" w:cs="Times New Roman"/>
          <w:lang w:eastAsia="en-GB"/>
        </w:rPr>
        <w:t xml:space="preserve"> and are encouraged through provision of </w:t>
      </w:r>
      <w:r>
        <w:rPr>
          <w:rFonts w:eastAsia="Times New Roman" w:cs="Times New Roman"/>
          <w:lang w:eastAsia="en-GB"/>
        </w:rPr>
        <w:t xml:space="preserve">a </w:t>
      </w:r>
      <w:r w:rsidRPr="006A7798">
        <w:rPr>
          <w:rFonts w:eastAsia="Times New Roman" w:cs="Times New Roman"/>
          <w:lang w:eastAsia="en-GB"/>
        </w:rPr>
        <w:t xml:space="preserve">framework to promote, recognise, evaluate, protect and </w:t>
      </w:r>
      <w:r>
        <w:rPr>
          <w:rFonts w:eastAsia="Times New Roman" w:cs="Times New Roman"/>
          <w:lang w:eastAsia="en-GB"/>
        </w:rPr>
        <w:t xml:space="preserve">make best use of </w:t>
      </w:r>
      <w:r w:rsidRPr="006A7798">
        <w:rPr>
          <w:rFonts w:eastAsia="Times New Roman" w:cs="Times New Roman"/>
          <w:lang w:eastAsia="en-GB"/>
        </w:rPr>
        <w:t xml:space="preserve">IP. </w:t>
      </w:r>
    </w:p>
    <w:p w14:paraId="46FF02DC" w14:textId="77777777" w:rsidR="00112FA5" w:rsidDel="00651C21" w:rsidRDefault="00112FA5">
      <w:pPr>
        <w:spacing w:after="200"/>
        <w:rPr>
          <w:del w:id="502" w:author="Peter Akrill" w:date="2015-08-11T13:06:00Z"/>
          <w:rFonts w:eastAsia="Times New Roman" w:cs="Times New Roman"/>
          <w:lang w:eastAsia="en-GB"/>
        </w:rPr>
        <w:pPrChange w:id="503" w:author="Peter Akrill" w:date="2015-08-11T13:06:00Z">
          <w:pPr>
            <w:spacing w:after="0" w:line="240" w:lineRule="auto"/>
          </w:pPr>
        </w:pPrChange>
      </w:pPr>
    </w:p>
    <w:p w14:paraId="1657F2DD" w14:textId="77777777" w:rsidR="004347D0" w:rsidRPr="006A7798" w:rsidRDefault="004347D0">
      <w:pPr>
        <w:spacing w:after="200"/>
        <w:pPrChange w:id="504" w:author="Peter Akrill" w:date="2015-08-11T13:06:00Z">
          <w:pPr>
            <w:spacing w:after="0" w:line="240" w:lineRule="auto"/>
          </w:pPr>
        </w:pPrChange>
      </w:pPr>
      <w:r w:rsidRPr="006A7798">
        <w:rPr>
          <w:rFonts w:eastAsia="Times New Roman" w:cs="Times New Roman"/>
          <w:lang w:eastAsia="en-GB"/>
        </w:rPr>
        <w:t xml:space="preserve">The University’s </w:t>
      </w:r>
      <w:r>
        <w:rPr>
          <w:rFonts w:eastAsia="Times New Roman" w:cs="Times New Roman"/>
          <w:lang w:eastAsia="en-GB"/>
        </w:rPr>
        <w:t>i</w:t>
      </w:r>
      <w:r w:rsidRPr="006A7798">
        <w:rPr>
          <w:rFonts w:eastAsia="Times New Roman" w:cs="Times New Roman"/>
          <w:lang w:eastAsia="en-GB"/>
        </w:rPr>
        <w:t xml:space="preserve">ntellectual </w:t>
      </w:r>
      <w:r>
        <w:rPr>
          <w:rFonts w:eastAsia="Times New Roman" w:cs="Times New Roman"/>
          <w:lang w:eastAsia="en-GB"/>
        </w:rPr>
        <w:t>p</w:t>
      </w:r>
      <w:r w:rsidRPr="006A7798">
        <w:rPr>
          <w:rFonts w:eastAsia="Times New Roman" w:cs="Times New Roman"/>
          <w:lang w:eastAsia="en-GB"/>
        </w:rPr>
        <w:t xml:space="preserve">roperty </w:t>
      </w:r>
      <w:r>
        <w:rPr>
          <w:rFonts w:eastAsia="Times New Roman" w:cs="Times New Roman"/>
          <w:lang w:eastAsia="en-GB"/>
        </w:rPr>
        <w:t>r</w:t>
      </w:r>
      <w:r w:rsidRPr="006A7798">
        <w:rPr>
          <w:rFonts w:eastAsia="Times New Roman" w:cs="Times New Roman"/>
          <w:lang w:eastAsia="en-GB"/>
        </w:rPr>
        <w:t xml:space="preserve">ights </w:t>
      </w:r>
      <w:r w:rsidR="008E0EF9">
        <w:fldChar w:fldCharType="begin"/>
      </w:r>
      <w:r w:rsidR="008E0EF9">
        <w:instrText xml:space="preserve"> HYPERLINK "http://portal.solent.ac.uk/documents/academic-services/policies-procedures-guidelines/intellectual-property-rights-policy.pdf?t=1423839982441" </w:instrText>
      </w:r>
      <w:r w:rsidR="008E0EF9">
        <w:fldChar w:fldCharType="separate"/>
      </w:r>
      <w:r w:rsidRPr="00014EA8">
        <w:rPr>
          <w:rStyle w:val="Hyperlink"/>
          <w:rFonts w:eastAsia="Times New Roman" w:cs="Times New Roman"/>
          <w:u w:val="none"/>
          <w:lang w:eastAsia="en-GB"/>
        </w:rPr>
        <w:t>policy</w:t>
      </w:r>
      <w:r w:rsidR="008E0EF9">
        <w:rPr>
          <w:rStyle w:val="Hyperlink"/>
          <w:rFonts w:eastAsia="Times New Roman" w:cs="Times New Roman"/>
          <w:u w:val="none"/>
          <w:lang w:eastAsia="en-GB"/>
        </w:rPr>
        <w:fldChar w:fldCharType="end"/>
      </w:r>
      <w:r w:rsidRPr="006A7798">
        <w:rPr>
          <w:rFonts w:eastAsia="Times New Roman" w:cs="Times New Roman"/>
          <w:lang w:eastAsia="en-GB"/>
        </w:rPr>
        <w:t xml:space="preserve"> sets out the framework to recognise and reward the contribution of staff and students</w:t>
      </w:r>
      <w:r>
        <w:rPr>
          <w:rFonts w:eastAsia="Times New Roman" w:cs="Times New Roman"/>
          <w:lang w:eastAsia="en-GB"/>
        </w:rPr>
        <w:t xml:space="preserve"> — our </w:t>
      </w:r>
      <w:r w:rsidR="008E0EF9">
        <w:fldChar w:fldCharType="begin"/>
      </w:r>
      <w:r w:rsidR="008E0EF9">
        <w:instrText xml:space="preserve"> HYPERLINK "http://portal.solent.ac.uk/support/support-with-research/intellectual-property-rights/intellectual-property-rights.aspx" </w:instrText>
      </w:r>
      <w:r w:rsidR="008E0EF9">
        <w:fldChar w:fldCharType="separate"/>
      </w:r>
      <w:r w:rsidRPr="00014EA8">
        <w:rPr>
          <w:rStyle w:val="Hyperlink"/>
          <w:u w:val="none"/>
        </w:rPr>
        <w:t>portal page on IPR</w:t>
      </w:r>
      <w:r w:rsidR="008E0EF9">
        <w:rPr>
          <w:rStyle w:val="Hyperlink"/>
          <w:u w:val="none"/>
        </w:rPr>
        <w:fldChar w:fldCharType="end"/>
      </w:r>
      <w:r w:rsidRPr="00903965">
        <w:rPr>
          <w:rFonts w:eastAsia="Times New Roman" w:cs="Times New Roman"/>
          <w:lang w:eastAsia="en-GB"/>
        </w:rPr>
        <w:t xml:space="preserve"> </w:t>
      </w:r>
      <w:r>
        <w:rPr>
          <w:rFonts w:eastAsia="Times New Roman" w:cs="Times New Roman"/>
          <w:lang w:eastAsia="en-GB"/>
        </w:rPr>
        <w:t>has more information.</w:t>
      </w:r>
    </w:p>
    <w:p w14:paraId="22F4F671" w14:textId="77777777" w:rsidR="004347D0" w:rsidRPr="006A7798" w:rsidRDefault="004347D0">
      <w:pPr>
        <w:pPrChange w:id="505" w:author="Peter Akrill" w:date="2015-08-11T13:06:00Z">
          <w:pPr>
            <w:pStyle w:val="NormalWeb"/>
            <w:spacing w:before="0" w:beforeAutospacing="0" w:after="0" w:afterAutospacing="0"/>
          </w:pPr>
        </w:pPrChange>
      </w:pPr>
    </w:p>
    <w:p w14:paraId="584ED35B" w14:textId="77777777" w:rsidR="004347D0" w:rsidRDefault="004347D0">
      <w:pPr>
        <w:spacing w:after="200"/>
        <w:pPrChange w:id="506" w:author="Peter Akrill" w:date="2015-08-11T13:06:00Z">
          <w:pPr>
            <w:spacing w:after="0" w:line="240" w:lineRule="auto"/>
          </w:pPr>
        </w:pPrChange>
      </w:pPr>
    </w:p>
    <w:p w14:paraId="51ADD991" w14:textId="77777777" w:rsidR="004347D0" w:rsidRDefault="004347D0" w:rsidP="00B45A81">
      <w:pPr>
        <w:spacing w:after="0" w:line="240" w:lineRule="auto"/>
      </w:pPr>
    </w:p>
    <w:p w14:paraId="79FD4242" w14:textId="77777777" w:rsidR="004347D0" w:rsidRDefault="004347D0" w:rsidP="00B45A81">
      <w:pPr>
        <w:spacing w:after="0" w:line="240" w:lineRule="auto"/>
      </w:pPr>
    </w:p>
    <w:p w14:paraId="110B8B9B" w14:textId="77777777" w:rsidR="004347D0" w:rsidRDefault="004347D0" w:rsidP="00B45A81">
      <w:pPr>
        <w:spacing w:after="0" w:line="240" w:lineRule="auto"/>
      </w:pPr>
    </w:p>
    <w:p w14:paraId="23A068CB" w14:textId="77777777" w:rsidR="004347D0" w:rsidRDefault="004347D0" w:rsidP="00B45A81">
      <w:pPr>
        <w:spacing w:after="0" w:line="240" w:lineRule="auto"/>
      </w:pPr>
    </w:p>
    <w:p w14:paraId="49AD900C" w14:textId="77777777" w:rsidR="004347D0" w:rsidRDefault="004347D0" w:rsidP="00B45A81">
      <w:pPr>
        <w:spacing w:after="0" w:line="240" w:lineRule="auto"/>
      </w:pPr>
    </w:p>
    <w:p w14:paraId="12BC5A79" w14:textId="77777777" w:rsidR="004347D0" w:rsidRDefault="004347D0" w:rsidP="00B45A81">
      <w:pPr>
        <w:spacing w:after="0" w:line="240" w:lineRule="auto"/>
      </w:pPr>
    </w:p>
    <w:p w14:paraId="58E6F0BA" w14:textId="77777777" w:rsidR="004347D0" w:rsidRPr="006A7798" w:rsidRDefault="004347D0" w:rsidP="00B45A81">
      <w:pPr>
        <w:spacing w:after="0" w:line="240" w:lineRule="auto"/>
      </w:pPr>
    </w:p>
    <w:p w14:paraId="0466150F" w14:textId="77777777" w:rsidR="004347D0" w:rsidRPr="006A7798" w:rsidRDefault="004347D0" w:rsidP="008E0EF9">
      <w:pPr>
        <w:pStyle w:val="Heading1"/>
      </w:pPr>
      <w:bookmarkStart w:id="507" w:name="_Toc457379883"/>
      <w:r w:rsidRPr="006A7798">
        <w:lastRenderedPageBreak/>
        <w:t>APPENDICES</w:t>
      </w:r>
      <w:bookmarkEnd w:id="507"/>
    </w:p>
    <w:p w14:paraId="775F1084" w14:textId="77777777" w:rsidR="004347D0" w:rsidRPr="006A7798" w:rsidRDefault="004347D0" w:rsidP="00B45A81">
      <w:pPr>
        <w:spacing w:after="0" w:line="240" w:lineRule="auto"/>
      </w:pPr>
    </w:p>
    <w:p w14:paraId="36593BE4" w14:textId="77777777" w:rsidR="004347D0" w:rsidRPr="006A7798" w:rsidRDefault="004347D0" w:rsidP="00B45A81">
      <w:pPr>
        <w:spacing w:after="0" w:line="240" w:lineRule="auto"/>
      </w:pPr>
    </w:p>
    <w:p w14:paraId="492DBA04" w14:textId="77777777" w:rsidR="00112FA5" w:rsidRDefault="00112FA5" w:rsidP="008E0EF9">
      <w:pPr>
        <w:pStyle w:val="Heading2"/>
        <w:sectPr w:rsidR="00112FA5" w:rsidSect="000E0DC0">
          <w:headerReference w:type="even" r:id="rId67"/>
          <w:headerReference w:type="default" r:id="rId68"/>
          <w:footerReference w:type="even" r:id="rId69"/>
          <w:footerReference w:type="default" r:id="rId70"/>
          <w:headerReference w:type="first" r:id="rId71"/>
          <w:footerReference w:type="first" r:id="rId72"/>
          <w:pgSz w:w="11906" w:h="16838" w:code="9"/>
          <w:pgMar w:top="1440" w:right="1440" w:bottom="1440" w:left="1440" w:header="709" w:footer="709" w:gutter="0"/>
          <w:cols w:space="708"/>
          <w:docGrid w:linePitch="360"/>
        </w:sectPr>
      </w:pPr>
    </w:p>
    <w:p w14:paraId="54B73FF2" w14:textId="77777777" w:rsidR="004347D0" w:rsidRPr="006A7798" w:rsidRDefault="00796438" w:rsidP="008E0EF9">
      <w:pPr>
        <w:pStyle w:val="Heading2"/>
      </w:pPr>
      <w:bookmarkStart w:id="508" w:name="_Toc457379884"/>
      <w:r>
        <w:lastRenderedPageBreak/>
        <w:t>Appendix</w:t>
      </w:r>
      <w:r w:rsidR="004347D0" w:rsidRPr="006A7798">
        <w:t xml:space="preserve"> 1</w:t>
      </w:r>
      <w:r>
        <w:t xml:space="preserve"> – Programme Specification</w:t>
      </w:r>
      <w:bookmarkEnd w:id="508"/>
    </w:p>
    <w:p w14:paraId="6137617F" w14:textId="77777777" w:rsidR="004347D0" w:rsidRPr="006A7798" w:rsidRDefault="004347D0" w:rsidP="00B45A81">
      <w:pPr>
        <w:spacing w:after="0" w:line="240" w:lineRule="auto"/>
      </w:pPr>
    </w:p>
    <w:p w14:paraId="6B0F87EF" w14:textId="77777777" w:rsidR="0031029C" w:rsidRPr="0008212F" w:rsidRDefault="0031029C" w:rsidP="0031029C">
      <w:pPr>
        <w:pStyle w:val="Heading3"/>
      </w:pPr>
      <w:bookmarkStart w:id="509" w:name="_Toc457379885"/>
      <w:r w:rsidRPr="0008212F">
        <w:t>Programme Specification</w:t>
      </w:r>
      <w:bookmarkEnd w:id="509"/>
    </w:p>
    <w:p w14:paraId="388D7062" w14:textId="77777777" w:rsidR="0031029C" w:rsidRPr="0008212F" w:rsidRDefault="0031029C" w:rsidP="0031029C">
      <w:pPr>
        <w:spacing w:after="0" w:line="240" w:lineRule="auto"/>
        <w:jc w:val="center"/>
        <w:rPr>
          <w:rFonts w:eastAsia="Times New Roman" w:cs="Times New Roman"/>
          <w:b/>
          <w:bCs/>
          <w:szCs w:val="20"/>
        </w:rPr>
      </w:pP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74"/>
        <w:gridCol w:w="3664"/>
        <w:gridCol w:w="4274"/>
      </w:tblGrid>
      <w:tr w:rsidR="0031029C" w:rsidRPr="0008212F" w14:paraId="41CC1025" w14:textId="77777777" w:rsidTr="0031029C">
        <w:tc>
          <w:tcPr>
            <w:tcW w:w="451" w:type="dxa"/>
          </w:tcPr>
          <w:p w14:paraId="2C729C60" w14:textId="77777777" w:rsidR="0031029C" w:rsidRPr="0008212F" w:rsidRDefault="0031029C" w:rsidP="0031029C">
            <w:pPr>
              <w:spacing w:after="0" w:line="240" w:lineRule="auto"/>
              <w:rPr>
                <w:rFonts w:eastAsia="Times New Roman" w:cs="Times New Roman"/>
                <w:szCs w:val="20"/>
              </w:rPr>
            </w:pPr>
          </w:p>
        </w:tc>
        <w:tc>
          <w:tcPr>
            <w:tcW w:w="7938" w:type="dxa"/>
            <w:gridSpan w:val="2"/>
          </w:tcPr>
          <w:p w14:paraId="412D0B70" w14:textId="77777777" w:rsidR="0031029C" w:rsidRPr="0008212F" w:rsidRDefault="0031029C" w:rsidP="0031029C">
            <w:pPr>
              <w:spacing w:after="0" w:line="240" w:lineRule="auto"/>
              <w:jc w:val="center"/>
              <w:rPr>
                <w:rFonts w:eastAsia="Times New Roman" w:cs="Times New Roman"/>
                <w:b/>
                <w:szCs w:val="20"/>
              </w:rPr>
            </w:pPr>
            <w:r w:rsidRPr="0008212F">
              <w:rPr>
                <w:rFonts w:eastAsia="Times New Roman" w:cs="Times New Roman"/>
                <w:b/>
                <w:szCs w:val="20"/>
              </w:rPr>
              <w:t>Course Data</w:t>
            </w:r>
          </w:p>
        </w:tc>
      </w:tr>
      <w:tr w:rsidR="0031029C" w:rsidRPr="0008212F" w14:paraId="736C45CB" w14:textId="77777777" w:rsidTr="0031029C">
        <w:tc>
          <w:tcPr>
            <w:tcW w:w="451" w:type="dxa"/>
          </w:tcPr>
          <w:p w14:paraId="608C870F"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1</w:t>
            </w:r>
          </w:p>
        </w:tc>
        <w:tc>
          <w:tcPr>
            <w:tcW w:w="3664" w:type="dxa"/>
          </w:tcPr>
          <w:p w14:paraId="0E01B3B1"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Awarding Institution</w:t>
            </w:r>
          </w:p>
        </w:tc>
        <w:tc>
          <w:tcPr>
            <w:tcW w:w="4274" w:type="dxa"/>
          </w:tcPr>
          <w:p w14:paraId="6D0B6E3B"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Southampton Solent University</w:t>
            </w:r>
          </w:p>
        </w:tc>
      </w:tr>
      <w:tr w:rsidR="0031029C" w:rsidRPr="0008212F" w14:paraId="488FB14A" w14:textId="77777777" w:rsidTr="0031029C">
        <w:tc>
          <w:tcPr>
            <w:tcW w:w="451" w:type="dxa"/>
          </w:tcPr>
          <w:p w14:paraId="2E5BC124"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2</w:t>
            </w:r>
          </w:p>
        </w:tc>
        <w:tc>
          <w:tcPr>
            <w:tcW w:w="3664" w:type="dxa"/>
          </w:tcPr>
          <w:p w14:paraId="08A0D73C"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Teaching Institution</w:t>
            </w:r>
          </w:p>
        </w:tc>
        <w:tc>
          <w:tcPr>
            <w:tcW w:w="4274" w:type="dxa"/>
          </w:tcPr>
          <w:p w14:paraId="7F4433AE"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Southampton Solent University</w:t>
            </w:r>
          </w:p>
        </w:tc>
      </w:tr>
      <w:tr w:rsidR="0031029C" w:rsidRPr="0008212F" w14:paraId="28BB0270" w14:textId="77777777" w:rsidTr="0031029C">
        <w:tc>
          <w:tcPr>
            <w:tcW w:w="451" w:type="dxa"/>
          </w:tcPr>
          <w:p w14:paraId="3C95BD0C"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3</w:t>
            </w:r>
          </w:p>
        </w:tc>
        <w:tc>
          <w:tcPr>
            <w:tcW w:w="3664" w:type="dxa"/>
          </w:tcPr>
          <w:p w14:paraId="09341731"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 xml:space="preserve">Accrediting Body </w:t>
            </w:r>
          </w:p>
        </w:tc>
        <w:tc>
          <w:tcPr>
            <w:tcW w:w="4274" w:type="dxa"/>
          </w:tcPr>
          <w:p w14:paraId="020E2AC1"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N/A</w:t>
            </w:r>
          </w:p>
        </w:tc>
      </w:tr>
      <w:tr w:rsidR="0031029C" w:rsidRPr="0008212F" w14:paraId="1556EFC2" w14:textId="77777777" w:rsidTr="0031029C">
        <w:tc>
          <w:tcPr>
            <w:tcW w:w="451" w:type="dxa"/>
          </w:tcPr>
          <w:p w14:paraId="32D6F129"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4</w:t>
            </w:r>
          </w:p>
        </w:tc>
        <w:tc>
          <w:tcPr>
            <w:tcW w:w="3664" w:type="dxa"/>
          </w:tcPr>
          <w:p w14:paraId="42BC2DE3"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QAA Subject Benchmarking Group</w:t>
            </w:r>
          </w:p>
        </w:tc>
        <w:tc>
          <w:tcPr>
            <w:tcW w:w="4274" w:type="dxa"/>
          </w:tcPr>
          <w:p w14:paraId="3EEFCE7A" w14:textId="77777777" w:rsidR="0031029C" w:rsidRPr="0008212F" w:rsidRDefault="0031029C" w:rsidP="0031029C">
            <w:pPr>
              <w:spacing w:after="0" w:line="240" w:lineRule="auto"/>
              <w:rPr>
                <w:rFonts w:eastAsia="Times New Roman" w:cs="Times New Roman"/>
                <w:bCs/>
                <w:szCs w:val="20"/>
              </w:rPr>
            </w:pPr>
            <w:r w:rsidRPr="0008212F">
              <w:rPr>
                <w:rFonts w:eastAsia="Times New Roman" w:cs="Times New Roman"/>
                <w:bCs/>
                <w:szCs w:val="20"/>
              </w:rPr>
              <w:t>Computing</w:t>
            </w:r>
          </w:p>
        </w:tc>
      </w:tr>
      <w:tr w:rsidR="0031029C" w:rsidRPr="0008212F" w14:paraId="6C70288A" w14:textId="77777777" w:rsidTr="0031029C">
        <w:tc>
          <w:tcPr>
            <w:tcW w:w="451" w:type="dxa"/>
          </w:tcPr>
          <w:p w14:paraId="2BEFC46E"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5</w:t>
            </w:r>
          </w:p>
        </w:tc>
        <w:tc>
          <w:tcPr>
            <w:tcW w:w="3664" w:type="dxa"/>
          </w:tcPr>
          <w:p w14:paraId="22338131"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QAA Framework for Higher Education Qualifications Level</w:t>
            </w:r>
          </w:p>
        </w:tc>
        <w:tc>
          <w:tcPr>
            <w:tcW w:w="4274" w:type="dxa"/>
          </w:tcPr>
          <w:p w14:paraId="1B5C5A14" w14:textId="77777777" w:rsidR="0031029C" w:rsidRPr="0008212F" w:rsidRDefault="0031029C" w:rsidP="0031029C">
            <w:pPr>
              <w:spacing w:after="0" w:line="240" w:lineRule="auto"/>
              <w:rPr>
                <w:rFonts w:eastAsia="Times New Roman" w:cs="Times New Roman"/>
                <w:bCs/>
                <w:szCs w:val="20"/>
              </w:rPr>
            </w:pPr>
            <w:r w:rsidRPr="0008212F">
              <w:rPr>
                <w:rFonts w:eastAsia="Times New Roman" w:cs="Times New Roman"/>
                <w:bCs/>
                <w:szCs w:val="20"/>
              </w:rPr>
              <w:t>6</w:t>
            </w:r>
          </w:p>
        </w:tc>
      </w:tr>
      <w:tr w:rsidR="0031029C" w:rsidRPr="0008212F" w14:paraId="45FBE21A" w14:textId="77777777" w:rsidTr="0031029C">
        <w:tc>
          <w:tcPr>
            <w:tcW w:w="451" w:type="dxa"/>
          </w:tcPr>
          <w:p w14:paraId="458A5A44"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6</w:t>
            </w:r>
          </w:p>
        </w:tc>
        <w:tc>
          <w:tcPr>
            <w:tcW w:w="3664" w:type="dxa"/>
          </w:tcPr>
          <w:p w14:paraId="2DAD4C24"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Final Award</w:t>
            </w:r>
          </w:p>
        </w:tc>
        <w:tc>
          <w:tcPr>
            <w:tcW w:w="4274" w:type="dxa"/>
          </w:tcPr>
          <w:p w14:paraId="6110515D" w14:textId="77777777" w:rsidR="0031029C" w:rsidRPr="0008212F" w:rsidRDefault="0031029C" w:rsidP="0031029C">
            <w:pPr>
              <w:spacing w:after="0" w:line="240" w:lineRule="auto"/>
              <w:rPr>
                <w:rFonts w:eastAsia="Times New Roman" w:cs="Times New Roman"/>
                <w:bCs/>
                <w:szCs w:val="20"/>
              </w:rPr>
            </w:pPr>
            <w:r w:rsidRPr="0008212F">
              <w:rPr>
                <w:rFonts w:eastAsia="Times New Roman" w:cs="Times New Roman"/>
                <w:bCs/>
                <w:szCs w:val="20"/>
              </w:rPr>
              <w:t>BSc (Hons) Computer Games (Indie) (Including Placement award)</w:t>
            </w:r>
          </w:p>
        </w:tc>
      </w:tr>
      <w:tr w:rsidR="0031029C" w:rsidRPr="0008212F" w14:paraId="392BEA12" w14:textId="77777777" w:rsidTr="0031029C">
        <w:tc>
          <w:tcPr>
            <w:tcW w:w="451" w:type="dxa"/>
          </w:tcPr>
          <w:p w14:paraId="7299FA8B"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7</w:t>
            </w:r>
          </w:p>
        </w:tc>
        <w:tc>
          <w:tcPr>
            <w:tcW w:w="3664" w:type="dxa"/>
          </w:tcPr>
          <w:p w14:paraId="6E3314F7" w14:textId="77777777" w:rsidR="0031029C" w:rsidRPr="0008212F" w:rsidRDefault="0031029C" w:rsidP="0031029C">
            <w:pPr>
              <w:spacing w:after="0" w:line="240" w:lineRule="auto"/>
              <w:rPr>
                <w:rFonts w:eastAsia="Times New Roman" w:cs="Times New Roman"/>
                <w:b/>
                <w:szCs w:val="20"/>
                <w:highlight w:val="yellow"/>
              </w:rPr>
            </w:pPr>
            <w:r w:rsidRPr="0008212F">
              <w:rPr>
                <w:rFonts w:eastAsia="Times New Roman" w:cs="Times New Roman"/>
                <w:b/>
                <w:bCs/>
                <w:szCs w:val="20"/>
              </w:rPr>
              <w:t>UCAS Code</w:t>
            </w:r>
          </w:p>
        </w:tc>
        <w:tc>
          <w:tcPr>
            <w:tcW w:w="4274" w:type="dxa"/>
          </w:tcPr>
          <w:p w14:paraId="03872D2F"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I310</w:t>
            </w:r>
          </w:p>
        </w:tc>
      </w:tr>
      <w:tr w:rsidR="0031029C" w:rsidRPr="0008212F" w14:paraId="29C37828" w14:textId="77777777" w:rsidTr="0031029C">
        <w:tc>
          <w:tcPr>
            <w:tcW w:w="451" w:type="dxa"/>
          </w:tcPr>
          <w:p w14:paraId="6EE4D5E4"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8</w:t>
            </w:r>
          </w:p>
        </w:tc>
        <w:tc>
          <w:tcPr>
            <w:tcW w:w="3664" w:type="dxa"/>
          </w:tcPr>
          <w:p w14:paraId="028434A9"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JACS Code</w:t>
            </w:r>
          </w:p>
        </w:tc>
        <w:tc>
          <w:tcPr>
            <w:tcW w:w="4274" w:type="dxa"/>
          </w:tcPr>
          <w:p w14:paraId="32E6FDD4"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I610</w:t>
            </w:r>
          </w:p>
        </w:tc>
      </w:tr>
      <w:tr w:rsidR="0031029C" w:rsidRPr="0008212F" w14:paraId="2D9FBAC0" w14:textId="77777777" w:rsidTr="0031029C">
        <w:tc>
          <w:tcPr>
            <w:tcW w:w="451" w:type="dxa"/>
          </w:tcPr>
          <w:p w14:paraId="05D1F76C"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9</w:t>
            </w:r>
          </w:p>
        </w:tc>
        <w:tc>
          <w:tcPr>
            <w:tcW w:w="3664" w:type="dxa"/>
          </w:tcPr>
          <w:p w14:paraId="22EBAD11"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Course Code(s)</w:t>
            </w:r>
          </w:p>
        </w:tc>
        <w:tc>
          <w:tcPr>
            <w:tcW w:w="4274" w:type="dxa"/>
          </w:tcPr>
          <w:p w14:paraId="42686F61"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BCGINF1, BCGINF2, BCGINF3</w:t>
            </w:r>
          </w:p>
          <w:p w14:paraId="4A4D1FAA" w14:textId="77777777" w:rsidR="0031029C" w:rsidRPr="0008212F" w:rsidRDefault="0031029C" w:rsidP="0031029C">
            <w:pPr>
              <w:spacing w:after="0" w:line="240" w:lineRule="auto"/>
              <w:rPr>
                <w:rFonts w:eastAsia="Times New Roman" w:cs="Times New Roman"/>
                <w:szCs w:val="20"/>
              </w:rPr>
            </w:pPr>
            <w:r w:rsidRPr="0008212F">
              <w:rPr>
                <w:rFonts w:eastAsia="Calibri" w:cs="Helv"/>
                <w:color w:val="000000"/>
                <w:szCs w:val="20"/>
              </w:rPr>
              <w:t>BCGINPL1, BCGINPL2, BCGINPL3, BCGINPL4</w:t>
            </w:r>
          </w:p>
        </w:tc>
      </w:tr>
      <w:tr w:rsidR="0031029C" w:rsidRPr="0008212F" w14:paraId="64A26B55" w14:textId="77777777" w:rsidTr="0031029C">
        <w:tc>
          <w:tcPr>
            <w:tcW w:w="451" w:type="dxa"/>
          </w:tcPr>
          <w:p w14:paraId="316D90F8"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10</w:t>
            </w:r>
          </w:p>
        </w:tc>
        <w:tc>
          <w:tcPr>
            <w:tcW w:w="3664" w:type="dxa"/>
          </w:tcPr>
          <w:p w14:paraId="62AFCA76"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Language of Instruction</w:t>
            </w:r>
          </w:p>
        </w:tc>
        <w:tc>
          <w:tcPr>
            <w:tcW w:w="4274" w:type="dxa"/>
          </w:tcPr>
          <w:p w14:paraId="1AFF918F" w14:textId="77777777" w:rsidR="0031029C" w:rsidRPr="0008212F" w:rsidRDefault="0031029C" w:rsidP="0031029C">
            <w:pPr>
              <w:spacing w:after="0" w:line="240" w:lineRule="auto"/>
              <w:rPr>
                <w:rFonts w:eastAsia="Times New Roman" w:cs="Times New Roman"/>
                <w:bCs/>
                <w:szCs w:val="20"/>
              </w:rPr>
            </w:pPr>
            <w:r w:rsidRPr="0008212F">
              <w:rPr>
                <w:rFonts w:eastAsia="Times New Roman" w:cs="Times New Roman"/>
                <w:bCs/>
                <w:szCs w:val="20"/>
              </w:rPr>
              <w:t>English</w:t>
            </w:r>
          </w:p>
        </w:tc>
      </w:tr>
      <w:tr w:rsidR="0031029C" w:rsidRPr="0008212F" w14:paraId="4A695C5D" w14:textId="77777777" w:rsidTr="0031029C">
        <w:tc>
          <w:tcPr>
            <w:tcW w:w="451" w:type="dxa"/>
          </w:tcPr>
          <w:p w14:paraId="6A015808"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11</w:t>
            </w:r>
          </w:p>
        </w:tc>
        <w:tc>
          <w:tcPr>
            <w:tcW w:w="3664" w:type="dxa"/>
          </w:tcPr>
          <w:p w14:paraId="1C5133AE"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Language of Assessment</w:t>
            </w:r>
          </w:p>
        </w:tc>
        <w:tc>
          <w:tcPr>
            <w:tcW w:w="4274" w:type="dxa"/>
          </w:tcPr>
          <w:p w14:paraId="7B31FDDD" w14:textId="77777777" w:rsidR="0031029C" w:rsidRPr="0008212F" w:rsidRDefault="0031029C" w:rsidP="0031029C">
            <w:pPr>
              <w:spacing w:after="0" w:line="240" w:lineRule="auto"/>
              <w:rPr>
                <w:rFonts w:eastAsia="Times New Roman" w:cs="Times New Roman"/>
                <w:bCs/>
                <w:szCs w:val="20"/>
              </w:rPr>
            </w:pPr>
            <w:r w:rsidRPr="0008212F">
              <w:rPr>
                <w:rFonts w:eastAsia="Times New Roman" w:cs="Times New Roman"/>
                <w:bCs/>
                <w:szCs w:val="20"/>
              </w:rPr>
              <w:t>English</w:t>
            </w:r>
          </w:p>
        </w:tc>
      </w:tr>
      <w:tr w:rsidR="0031029C" w:rsidRPr="0008212F" w14:paraId="7550E5C3" w14:textId="77777777" w:rsidTr="0031029C">
        <w:tc>
          <w:tcPr>
            <w:tcW w:w="451" w:type="dxa"/>
          </w:tcPr>
          <w:p w14:paraId="21024C22"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12</w:t>
            </w:r>
          </w:p>
        </w:tc>
        <w:tc>
          <w:tcPr>
            <w:tcW w:w="3664" w:type="dxa"/>
          </w:tcPr>
          <w:p w14:paraId="1656C8DB"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Mode of Study</w:t>
            </w:r>
          </w:p>
        </w:tc>
        <w:tc>
          <w:tcPr>
            <w:tcW w:w="4274" w:type="dxa"/>
          </w:tcPr>
          <w:p w14:paraId="11FB120F" w14:textId="77777777" w:rsidR="0031029C" w:rsidRPr="0008212F" w:rsidRDefault="0031029C" w:rsidP="0031029C">
            <w:pPr>
              <w:spacing w:after="0" w:line="240" w:lineRule="auto"/>
              <w:rPr>
                <w:rFonts w:eastAsia="Times New Roman" w:cs="Times New Roman"/>
                <w:bCs/>
                <w:szCs w:val="20"/>
              </w:rPr>
            </w:pPr>
            <w:r w:rsidRPr="0008212F">
              <w:rPr>
                <w:rFonts w:eastAsia="Times New Roman" w:cs="Times New Roman"/>
                <w:bCs/>
                <w:szCs w:val="20"/>
              </w:rPr>
              <w:t>Full Time/Flexible</w:t>
            </w:r>
          </w:p>
        </w:tc>
      </w:tr>
      <w:tr w:rsidR="0031029C" w:rsidRPr="0008212F" w14:paraId="22479305" w14:textId="77777777" w:rsidTr="0031029C">
        <w:tc>
          <w:tcPr>
            <w:tcW w:w="451" w:type="dxa"/>
          </w:tcPr>
          <w:p w14:paraId="7E9F5F64"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13</w:t>
            </w:r>
          </w:p>
        </w:tc>
        <w:tc>
          <w:tcPr>
            <w:tcW w:w="3664" w:type="dxa"/>
          </w:tcPr>
          <w:p w14:paraId="0C9DABF4"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Academic School</w:t>
            </w:r>
          </w:p>
        </w:tc>
        <w:tc>
          <w:tcPr>
            <w:tcW w:w="4274" w:type="dxa"/>
          </w:tcPr>
          <w:p w14:paraId="1F988EF4" w14:textId="77777777" w:rsidR="0031029C" w:rsidRPr="0008212F" w:rsidRDefault="0031029C" w:rsidP="0031029C">
            <w:pPr>
              <w:spacing w:after="0" w:line="240" w:lineRule="auto"/>
              <w:rPr>
                <w:rFonts w:eastAsia="Times New Roman" w:cs="Times New Roman"/>
                <w:bCs/>
                <w:szCs w:val="20"/>
              </w:rPr>
            </w:pPr>
            <w:r w:rsidRPr="0008212F">
              <w:rPr>
                <w:rFonts w:eastAsia="Times New Roman" w:cs="Times New Roman"/>
                <w:bCs/>
                <w:szCs w:val="20"/>
              </w:rPr>
              <w:t xml:space="preserve">Media Arts and Technology </w:t>
            </w:r>
          </w:p>
        </w:tc>
      </w:tr>
      <w:tr w:rsidR="0031029C" w:rsidRPr="0008212F" w14:paraId="1116424C" w14:textId="77777777" w:rsidTr="0031029C">
        <w:tc>
          <w:tcPr>
            <w:tcW w:w="451" w:type="dxa"/>
          </w:tcPr>
          <w:p w14:paraId="7B312955"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14</w:t>
            </w:r>
          </w:p>
        </w:tc>
        <w:tc>
          <w:tcPr>
            <w:tcW w:w="3664" w:type="dxa"/>
          </w:tcPr>
          <w:p w14:paraId="2DE1EB87"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Programme</w:t>
            </w:r>
          </w:p>
        </w:tc>
        <w:tc>
          <w:tcPr>
            <w:tcW w:w="4274" w:type="dxa"/>
          </w:tcPr>
          <w:p w14:paraId="32DF3AEB"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Computer Games</w:t>
            </w:r>
          </w:p>
        </w:tc>
      </w:tr>
      <w:tr w:rsidR="0031029C" w:rsidRPr="0008212F" w14:paraId="2CF16253" w14:textId="77777777" w:rsidTr="0031029C">
        <w:tc>
          <w:tcPr>
            <w:tcW w:w="451" w:type="dxa"/>
          </w:tcPr>
          <w:p w14:paraId="33DF8429"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15</w:t>
            </w:r>
          </w:p>
        </w:tc>
        <w:tc>
          <w:tcPr>
            <w:tcW w:w="3664" w:type="dxa"/>
          </w:tcPr>
          <w:p w14:paraId="55F5B6BE"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bCs/>
                <w:szCs w:val="20"/>
              </w:rPr>
              <w:t>Foundation Years</w:t>
            </w:r>
          </w:p>
        </w:tc>
        <w:tc>
          <w:tcPr>
            <w:tcW w:w="4274" w:type="dxa"/>
          </w:tcPr>
          <w:p w14:paraId="4028AC2C"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I132, I313 (See Annex 3)</w:t>
            </w:r>
          </w:p>
        </w:tc>
      </w:tr>
      <w:tr w:rsidR="0031029C" w:rsidRPr="0008212F" w14:paraId="0519AA0D" w14:textId="77777777" w:rsidTr="0031029C">
        <w:tc>
          <w:tcPr>
            <w:tcW w:w="451" w:type="dxa"/>
          </w:tcPr>
          <w:p w14:paraId="5580BB86"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16</w:t>
            </w:r>
          </w:p>
        </w:tc>
        <w:tc>
          <w:tcPr>
            <w:tcW w:w="3664" w:type="dxa"/>
          </w:tcPr>
          <w:p w14:paraId="39D62C8B" w14:textId="77777777" w:rsidR="0031029C" w:rsidRPr="0008212F" w:rsidRDefault="0031029C" w:rsidP="0031029C">
            <w:pPr>
              <w:spacing w:after="0" w:line="240" w:lineRule="auto"/>
              <w:rPr>
                <w:rFonts w:eastAsia="Times New Roman" w:cs="Times New Roman"/>
                <w:b/>
                <w:szCs w:val="20"/>
              </w:rPr>
            </w:pPr>
            <w:r w:rsidRPr="0008212F">
              <w:rPr>
                <w:rFonts w:eastAsia="Times New Roman" w:cs="Times New Roman"/>
                <w:b/>
                <w:szCs w:val="20"/>
              </w:rPr>
              <w:t>Placement Year</w:t>
            </w:r>
          </w:p>
        </w:tc>
        <w:tc>
          <w:tcPr>
            <w:tcW w:w="4274" w:type="dxa"/>
          </w:tcPr>
          <w:p w14:paraId="3A118863"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I311</w:t>
            </w:r>
          </w:p>
        </w:tc>
      </w:tr>
    </w:tbl>
    <w:p w14:paraId="564D195C" w14:textId="77777777" w:rsidR="0031029C" w:rsidRPr="0008212F" w:rsidRDefault="0031029C" w:rsidP="0031029C">
      <w:pPr>
        <w:spacing w:after="0" w:line="240" w:lineRule="auto"/>
        <w:jc w:val="both"/>
        <w:rPr>
          <w:rFonts w:eastAsia="Times New Roman" w:cs="Times New Roman"/>
          <w:iCs/>
          <w:szCs w:val="20"/>
        </w:rPr>
      </w:pPr>
    </w:p>
    <w:p w14:paraId="546E7000" w14:textId="77777777" w:rsidR="0031029C" w:rsidRPr="0008212F" w:rsidRDefault="0031029C" w:rsidP="0031029C">
      <w:pPr>
        <w:pStyle w:val="Heading4"/>
        <w:rPr>
          <w:rFonts w:eastAsia="Times New Roman"/>
          <w:i/>
        </w:rPr>
      </w:pPr>
      <w:r w:rsidRPr="0008212F">
        <w:rPr>
          <w:rFonts w:eastAsia="Times New Roman"/>
        </w:rPr>
        <w:t xml:space="preserve">Aims of the Programme </w:t>
      </w:r>
    </w:p>
    <w:p w14:paraId="0F84F856" w14:textId="77777777" w:rsidR="0031029C" w:rsidRPr="0008212F" w:rsidRDefault="0031029C" w:rsidP="0031029C">
      <w:pPr>
        <w:spacing w:after="0" w:line="240" w:lineRule="auto"/>
        <w:jc w:val="both"/>
        <w:rPr>
          <w:rFonts w:eastAsia="Times New Roman" w:cs="Times New Roman"/>
          <w:szCs w:val="20"/>
        </w:rPr>
      </w:pPr>
    </w:p>
    <w:p w14:paraId="0FEB4418" w14:textId="77777777" w:rsidR="0031029C" w:rsidRPr="0008212F" w:rsidRDefault="0031029C" w:rsidP="0031029C">
      <w:pPr>
        <w:spacing w:after="0" w:line="240" w:lineRule="auto"/>
        <w:jc w:val="both"/>
        <w:rPr>
          <w:rFonts w:eastAsia="Times New Roman" w:cs="Times New Roman"/>
          <w:szCs w:val="20"/>
        </w:rPr>
      </w:pPr>
      <w:r w:rsidRPr="0008212F">
        <w:rPr>
          <w:rFonts w:eastAsia="Times New Roman" w:cs="Times New Roman"/>
          <w:szCs w:val="20"/>
        </w:rPr>
        <w:t>The Computer Games Programme aims to:</w:t>
      </w:r>
    </w:p>
    <w:p w14:paraId="0053BE82" w14:textId="77777777" w:rsidR="0031029C" w:rsidRPr="0008212F" w:rsidRDefault="0031029C" w:rsidP="0031029C">
      <w:pPr>
        <w:spacing w:after="0" w:line="240" w:lineRule="auto"/>
        <w:jc w:val="both"/>
        <w:rPr>
          <w:rFonts w:eastAsia="Times New Roman" w:cs="Times New Roman"/>
          <w:szCs w:val="20"/>
        </w:rPr>
      </w:pPr>
    </w:p>
    <w:p w14:paraId="74A2AECF" w14:textId="77777777" w:rsidR="0031029C" w:rsidRPr="0031029C" w:rsidRDefault="0031029C" w:rsidP="0031029C">
      <w:pPr>
        <w:pStyle w:val="LearningOutcome"/>
      </w:pPr>
      <w:r w:rsidRPr="0031029C">
        <w:t>Deliver a stimulating programme of study that challenges students to achieve to the best of their ability and attain their c</w:t>
      </w:r>
      <w:r>
        <w:t>areer and personal aspirations.</w:t>
      </w:r>
    </w:p>
    <w:p w14:paraId="07CDBD35" w14:textId="77777777" w:rsidR="0031029C" w:rsidRPr="0008212F" w:rsidRDefault="0031029C" w:rsidP="0031029C">
      <w:pPr>
        <w:pStyle w:val="LearningOutcome"/>
      </w:pPr>
      <w:r w:rsidRPr="0031029C">
        <w:t>Give a thorough grounding, and opportunities for specialisation, in the areas of knowledge and the technical, practical, analytical, critical, creative and professional skills necessary for success in the fast-changing global computer games industry.</w:t>
      </w:r>
    </w:p>
    <w:p w14:paraId="7A823375" w14:textId="77777777" w:rsidR="0031029C" w:rsidRPr="0008212F" w:rsidRDefault="0031029C" w:rsidP="0031029C">
      <w:pPr>
        <w:pStyle w:val="LearningOutcome"/>
      </w:pPr>
      <w:r w:rsidRPr="0008212F">
        <w:t>Foster informed awareness of the demands and responsibilities involved in professional working and develop the personal, inter-personal and employability skills needed to learn, adapt and succeed.</w:t>
      </w:r>
    </w:p>
    <w:p w14:paraId="3F83B6BA" w14:textId="77777777" w:rsidR="0031029C" w:rsidRPr="0008212F" w:rsidRDefault="0031029C" w:rsidP="0031029C">
      <w:pPr>
        <w:pStyle w:val="LearningOutcome"/>
      </w:pPr>
      <w:r w:rsidRPr="0008212F">
        <w:t>Promote a self-managed and enquiring approach to lea</w:t>
      </w:r>
      <w:r>
        <w:t xml:space="preserve">rning and work, and develop the </w:t>
      </w:r>
      <w:r w:rsidRPr="0008212F">
        <w:t>ability to make independent, informed judgements and decisions and to work collaboratively with others.</w:t>
      </w:r>
    </w:p>
    <w:p w14:paraId="005CC885" w14:textId="77777777" w:rsidR="0031029C" w:rsidRPr="0031029C" w:rsidRDefault="0031029C" w:rsidP="0031029C">
      <w:pPr>
        <w:pStyle w:val="LearningOutcome"/>
        <w:rPr>
          <w:sz w:val="18"/>
          <w:szCs w:val="18"/>
        </w:rPr>
      </w:pPr>
      <w:r w:rsidRPr="0031029C">
        <w:t>Produce graduates who are capable of making an immediate contribution in the workplace at an appropriate professional level and have the lifelong learning skills to help career progression in a rapidly changing technical environment.</w:t>
      </w:r>
    </w:p>
    <w:p w14:paraId="7B9285BC" w14:textId="77777777" w:rsidR="0031029C" w:rsidRDefault="0031029C" w:rsidP="0031029C">
      <w:pPr>
        <w:pStyle w:val="LearningOutcome"/>
      </w:pPr>
      <w:r w:rsidRPr="0031029C">
        <w:t xml:space="preserve">Provide opportunities for ‘real world’ and learning through use of live briefs, competitions and projects provided by employers or </w:t>
      </w:r>
      <w:r>
        <w:t>derived from industry practice.</w:t>
      </w:r>
    </w:p>
    <w:p w14:paraId="5B89023B" w14:textId="77777777" w:rsidR="0031029C" w:rsidRPr="0031029C" w:rsidRDefault="0031029C" w:rsidP="0031029C">
      <w:pPr>
        <w:pStyle w:val="LearningOutcome"/>
        <w:rPr>
          <w:sz w:val="18"/>
          <w:szCs w:val="18"/>
        </w:rPr>
      </w:pPr>
      <w:r w:rsidRPr="0008212F">
        <w:t>Develop communication skills in a broad range of spoken, written and computer-based media.</w:t>
      </w:r>
    </w:p>
    <w:p w14:paraId="115C1876" w14:textId="77777777" w:rsidR="0031029C" w:rsidRPr="0008212F" w:rsidRDefault="0031029C" w:rsidP="0031029C">
      <w:pPr>
        <w:pStyle w:val="LearningOutcome"/>
      </w:pPr>
      <w:r w:rsidRPr="0008212F">
        <w:lastRenderedPageBreak/>
        <w:t xml:space="preserve">Provide a range of opportunities, within and around the curriculum, including the Video </w:t>
      </w:r>
    </w:p>
    <w:p w14:paraId="65DE537F" w14:textId="77777777" w:rsidR="0031029C" w:rsidRPr="0008212F" w:rsidRDefault="0031029C" w:rsidP="0031029C">
      <w:pPr>
        <w:pStyle w:val="LearningOutcome"/>
      </w:pPr>
      <w:r w:rsidRPr="0008212F">
        <w:t xml:space="preserve">Games Academy, for students to engage with industry professionals and employers and </w:t>
      </w:r>
    </w:p>
    <w:p w14:paraId="43DB044E" w14:textId="43C849AF" w:rsidR="0031029C" w:rsidRPr="0008212F" w:rsidRDefault="00B979F0" w:rsidP="0031029C">
      <w:pPr>
        <w:pStyle w:val="LearningOutcome"/>
        <w:rPr>
          <w:sz w:val="18"/>
          <w:szCs w:val="18"/>
        </w:rPr>
      </w:pPr>
      <w:r w:rsidRPr="0008212F">
        <w:t>Undertake</w:t>
      </w:r>
      <w:r w:rsidR="0031029C" w:rsidRPr="0008212F">
        <w:t xml:space="preserve"> projects with peers.</w:t>
      </w:r>
      <w:r w:rsidR="0031029C" w:rsidRPr="0008212F">
        <w:br/>
      </w:r>
      <w:r w:rsidR="0031029C">
        <w:rPr>
          <w:sz w:val="18"/>
          <w:szCs w:val="18"/>
        </w:rPr>
        <w:tab/>
      </w:r>
      <w:r w:rsidR="0031029C">
        <w:rPr>
          <w:sz w:val="18"/>
          <w:szCs w:val="18"/>
        </w:rPr>
        <w:tab/>
      </w:r>
    </w:p>
    <w:p w14:paraId="5197AE69" w14:textId="77777777" w:rsidR="0031029C" w:rsidRPr="0031029C" w:rsidRDefault="0031029C" w:rsidP="0031029C">
      <w:r w:rsidRPr="0008212F">
        <w:t>In addition, the BSc (Hons) Computer Games (Indie) aims to:</w:t>
      </w:r>
    </w:p>
    <w:p w14:paraId="57DC4C1C" w14:textId="77777777" w:rsidR="0031029C" w:rsidRPr="0008212F" w:rsidRDefault="0031029C" w:rsidP="0031029C">
      <w:pPr>
        <w:pStyle w:val="LearningOutcome"/>
      </w:pPr>
      <w:r w:rsidRPr="0008212F">
        <w:t>Equip students with a broad understanding of the business, technical and developmental issues associated with independent games development.</w:t>
      </w:r>
    </w:p>
    <w:p w14:paraId="718C1B1F" w14:textId="77777777" w:rsidR="0031029C" w:rsidRDefault="0031029C" w:rsidP="0031029C">
      <w:pPr>
        <w:pStyle w:val="LearningOutcome"/>
      </w:pPr>
      <w:r w:rsidRPr="0008212F">
        <w:t>Develop the creative, business and entrepreneurial skills to prepare students for careers in the independent games development sector.</w:t>
      </w:r>
    </w:p>
    <w:p w14:paraId="077BE523" w14:textId="77777777" w:rsidR="0031029C" w:rsidRPr="0008212F" w:rsidRDefault="0031029C" w:rsidP="0031029C">
      <w:pPr>
        <w:pStyle w:val="LearningOutcome"/>
      </w:pPr>
      <w:r w:rsidRPr="0008212F">
        <w:t xml:space="preserve">Foster the knowledge and skills required to organise and manage a small team specialising in independent and ‘casual’ games or other ‘apps’. </w:t>
      </w:r>
    </w:p>
    <w:p w14:paraId="7045767F" w14:textId="77777777" w:rsidR="0031029C" w:rsidRPr="0008212F" w:rsidRDefault="0031029C" w:rsidP="0031029C">
      <w:pPr>
        <w:tabs>
          <w:tab w:val="left" w:pos="709"/>
        </w:tabs>
        <w:spacing w:after="0" w:line="240" w:lineRule="auto"/>
        <w:jc w:val="both"/>
        <w:rPr>
          <w:rFonts w:eastAsia="Times New Roman" w:cs="Times New Roman"/>
          <w:szCs w:val="20"/>
        </w:rPr>
      </w:pPr>
    </w:p>
    <w:p w14:paraId="75E688B4" w14:textId="77777777" w:rsidR="0031029C" w:rsidRDefault="0031029C" w:rsidP="0031029C">
      <w:pPr>
        <w:rPr>
          <w:rFonts w:eastAsia="Times New Roman" w:cs="Times New Roman"/>
          <w:szCs w:val="20"/>
        </w:rPr>
      </w:pPr>
      <w:r w:rsidRPr="0008212F">
        <w:t>The BSc (Hons) Computer Games (Indie) with Placement als</w:t>
      </w:r>
      <w:r>
        <w:t>o aims to:</w:t>
      </w:r>
    </w:p>
    <w:p w14:paraId="134E6EE0" w14:textId="77777777" w:rsidR="0031029C" w:rsidRPr="0031029C" w:rsidRDefault="0031029C" w:rsidP="0031029C">
      <w:pPr>
        <w:pStyle w:val="LearningOutcome"/>
      </w:pPr>
      <w:r w:rsidRPr="0008212F">
        <w:t>Support and enable students to acquire developed work-based and career-oriented experience and skills.</w:t>
      </w:r>
    </w:p>
    <w:p w14:paraId="1C897874" w14:textId="77777777" w:rsidR="0031029C" w:rsidRPr="0008212F" w:rsidRDefault="0031029C" w:rsidP="0031029C">
      <w:pPr>
        <w:pStyle w:val="LearningOutcome"/>
      </w:pPr>
      <w:r w:rsidRPr="0008212F">
        <w:t>Enable students to synthesise theory and practice in the workplace.</w:t>
      </w:r>
    </w:p>
    <w:p w14:paraId="0AA0CE16" w14:textId="77777777" w:rsidR="0031029C" w:rsidRPr="0008212F" w:rsidRDefault="0031029C" w:rsidP="0031029C">
      <w:pPr>
        <w:spacing w:after="0" w:line="240" w:lineRule="auto"/>
        <w:jc w:val="both"/>
        <w:rPr>
          <w:rFonts w:eastAsia="Times New Roman" w:cs="Times New Roman"/>
          <w:b/>
          <w:szCs w:val="20"/>
        </w:rPr>
      </w:pPr>
    </w:p>
    <w:p w14:paraId="7509C189" w14:textId="77777777" w:rsidR="0031029C" w:rsidRPr="0008212F" w:rsidRDefault="0031029C" w:rsidP="0031029C">
      <w:pPr>
        <w:pStyle w:val="Heading4"/>
        <w:rPr>
          <w:rFonts w:eastAsia="Times New Roman"/>
        </w:rPr>
      </w:pPr>
      <w:r w:rsidRPr="0008212F">
        <w:rPr>
          <w:rFonts w:eastAsia="Times New Roman"/>
        </w:rPr>
        <w:t xml:space="preserve">Intended Course Learning Outcomes </w:t>
      </w:r>
    </w:p>
    <w:p w14:paraId="0F893476" w14:textId="77777777" w:rsidR="0031029C" w:rsidRPr="0008212F" w:rsidRDefault="0031029C" w:rsidP="0031029C">
      <w:pPr>
        <w:spacing w:after="0" w:line="240" w:lineRule="auto"/>
        <w:jc w:val="both"/>
        <w:rPr>
          <w:rFonts w:eastAsia="Times New Roman" w:cs="Times New Roman"/>
          <w:szCs w:val="20"/>
        </w:rPr>
      </w:pPr>
    </w:p>
    <w:p w14:paraId="1D5BBD57" w14:textId="77777777" w:rsidR="0031029C" w:rsidRPr="0008212F" w:rsidRDefault="0031029C" w:rsidP="0031029C">
      <w:pPr>
        <w:spacing w:after="0" w:line="240" w:lineRule="auto"/>
        <w:jc w:val="both"/>
        <w:rPr>
          <w:rFonts w:eastAsia="Times New Roman" w:cs="Times New Roman"/>
          <w:szCs w:val="20"/>
        </w:rPr>
      </w:pPr>
      <w:r w:rsidRPr="0008212F">
        <w:rPr>
          <w:rFonts w:eastAsia="Times New Roman" w:cs="Times New Roman"/>
          <w:szCs w:val="20"/>
        </w:rPr>
        <w:t>On successful completion of the course, students should be able to:</w:t>
      </w:r>
    </w:p>
    <w:p w14:paraId="30C2E72C" w14:textId="77777777" w:rsidR="0031029C" w:rsidRPr="0008212F" w:rsidRDefault="0031029C" w:rsidP="0031029C">
      <w:pPr>
        <w:spacing w:after="0" w:line="240" w:lineRule="auto"/>
        <w:jc w:val="both"/>
        <w:rPr>
          <w:rFonts w:eastAsia="Times New Roman" w:cs="Times New Roman"/>
          <w:szCs w:val="20"/>
        </w:rPr>
      </w:pPr>
    </w:p>
    <w:p w14:paraId="5B77DA39" w14:textId="77777777" w:rsidR="0031029C" w:rsidRPr="0008212F" w:rsidRDefault="0031029C" w:rsidP="0031029C">
      <w:pPr>
        <w:pStyle w:val="Heading5"/>
        <w:rPr>
          <w:rFonts w:eastAsia="Times New Roman"/>
        </w:rPr>
      </w:pPr>
      <w:r w:rsidRPr="0008212F">
        <w:rPr>
          <w:rFonts w:eastAsia="Times New Roman"/>
        </w:rPr>
        <w:t>Knowledge and Understanding</w:t>
      </w:r>
    </w:p>
    <w:p w14:paraId="22871E4A" w14:textId="77777777" w:rsidR="0031029C" w:rsidRPr="0008212F" w:rsidRDefault="0031029C" w:rsidP="0031029C">
      <w:pPr>
        <w:pStyle w:val="LearningOutcome"/>
      </w:pPr>
      <w:r w:rsidRPr="0008212F">
        <w:t>K1)</w:t>
      </w:r>
      <w:r w:rsidRPr="0008212F">
        <w:tab/>
        <w:t>Select appropriate technologies for the development of mobile and casual apps.</w:t>
      </w:r>
    </w:p>
    <w:p w14:paraId="15E5E782" w14:textId="77777777" w:rsidR="0031029C" w:rsidRPr="0008212F" w:rsidRDefault="0031029C" w:rsidP="0031029C">
      <w:pPr>
        <w:pStyle w:val="LearningOutcome"/>
      </w:pPr>
      <w:r w:rsidRPr="0008212F">
        <w:t>K2)</w:t>
      </w:r>
      <w:r w:rsidRPr="0008212F">
        <w:tab/>
        <w:t>Explore and apply the design process.</w:t>
      </w:r>
    </w:p>
    <w:p w14:paraId="74E8A0D6" w14:textId="77777777" w:rsidR="0031029C" w:rsidRPr="0008212F" w:rsidRDefault="0031029C" w:rsidP="0031029C">
      <w:pPr>
        <w:pStyle w:val="LearningOutcome"/>
      </w:pPr>
      <w:r w:rsidRPr="0008212F">
        <w:t>K3)</w:t>
      </w:r>
      <w:r w:rsidRPr="0008212F">
        <w:tab/>
        <w:t>Discuss the tools, techniques and business practices associated with the development of mobile and casual apps.</w:t>
      </w:r>
    </w:p>
    <w:p w14:paraId="302B2B7D" w14:textId="77777777" w:rsidR="0031029C" w:rsidRPr="0008212F" w:rsidRDefault="0031029C" w:rsidP="0031029C">
      <w:r w:rsidRPr="0008212F">
        <w:t>Teaching and Learning Methods: Lectures, tutorials, lab/practical workshops, group work, seminar, independent learning, online delivery, peer review, problem-based learning, personal learning record.</w:t>
      </w:r>
    </w:p>
    <w:p w14:paraId="623FAB4A" w14:textId="77777777" w:rsidR="0031029C" w:rsidRPr="0008212F" w:rsidRDefault="0031029C" w:rsidP="0031029C">
      <w:pPr>
        <w:rPr>
          <w:bCs/>
        </w:rPr>
      </w:pPr>
      <w:r w:rsidRPr="0008212F">
        <w:t>Assessment Methods: D</w:t>
      </w:r>
      <w:r w:rsidRPr="0008212F">
        <w:rPr>
          <w:bCs/>
        </w:rPr>
        <w:t>esign portfolios, time-constrained assessments, group reports, project reports, personal learning records, presentations, written reports, project outputs, lab workbook/logbooks, online assessments, examinations.</w:t>
      </w:r>
    </w:p>
    <w:p w14:paraId="24E4E481" w14:textId="77777777" w:rsidR="0031029C" w:rsidRPr="0008212F" w:rsidRDefault="0031029C" w:rsidP="0031029C">
      <w:pPr>
        <w:pStyle w:val="Heading5"/>
        <w:rPr>
          <w:rFonts w:eastAsia="Times New Roman"/>
        </w:rPr>
      </w:pPr>
      <w:r w:rsidRPr="0008212F">
        <w:rPr>
          <w:rFonts w:eastAsia="Times New Roman"/>
        </w:rPr>
        <w:t>Cognitive Skills</w:t>
      </w:r>
    </w:p>
    <w:p w14:paraId="20E275C3" w14:textId="77777777" w:rsidR="0031029C" w:rsidRPr="0008212F" w:rsidRDefault="0031029C" w:rsidP="0031029C">
      <w:pPr>
        <w:pStyle w:val="LearningOutcome"/>
      </w:pPr>
      <w:r w:rsidRPr="0008212F">
        <w:t>C1)</w:t>
      </w:r>
      <w:r w:rsidRPr="0008212F">
        <w:tab/>
        <w:t>Analyse, design and evaluate mobile and casual apps.</w:t>
      </w:r>
    </w:p>
    <w:p w14:paraId="117D53CC" w14:textId="77777777" w:rsidR="0031029C" w:rsidRPr="0008212F" w:rsidRDefault="0031029C" w:rsidP="0031029C">
      <w:pPr>
        <w:pStyle w:val="LearningOutcome"/>
      </w:pPr>
      <w:r w:rsidRPr="0008212F">
        <w:t>C2)</w:t>
      </w:r>
      <w:r w:rsidRPr="0008212F">
        <w:tab/>
        <w:t>Create and apply appropriate problem-solving strategies in business and computing contexts.</w:t>
      </w:r>
    </w:p>
    <w:p w14:paraId="066B84C3" w14:textId="77777777" w:rsidR="0031029C" w:rsidRPr="0008212F" w:rsidRDefault="0031029C" w:rsidP="0031029C">
      <w:pPr>
        <w:pStyle w:val="LearningOutcome"/>
      </w:pPr>
      <w:r w:rsidRPr="0008212F">
        <w:t>C3)</w:t>
      </w:r>
      <w:r w:rsidRPr="0008212F">
        <w:tab/>
        <w:t>Evaluate the processes and outcomes of an independent game project.</w:t>
      </w:r>
    </w:p>
    <w:p w14:paraId="11A7538D" w14:textId="77777777" w:rsidR="0031029C" w:rsidRPr="0008212F" w:rsidRDefault="0031029C" w:rsidP="0031029C">
      <w:pPr>
        <w:spacing w:after="0" w:line="240" w:lineRule="auto"/>
        <w:jc w:val="both"/>
        <w:rPr>
          <w:rFonts w:eastAsia="Times New Roman" w:cs="Times New Roman"/>
          <w:szCs w:val="20"/>
        </w:rPr>
      </w:pPr>
    </w:p>
    <w:p w14:paraId="2DA4E435" w14:textId="77777777" w:rsidR="0031029C" w:rsidRPr="0008212F" w:rsidRDefault="0031029C" w:rsidP="0031029C">
      <w:r w:rsidRPr="0008212F">
        <w:t>Teaching and Learning Methods: Tutorials, lab/practical workshops, group work, seminar, independent learning, peer review, problem-based learning.</w:t>
      </w:r>
    </w:p>
    <w:p w14:paraId="76D1A22F" w14:textId="77777777" w:rsidR="0031029C" w:rsidRPr="0008212F" w:rsidRDefault="0031029C" w:rsidP="0031029C">
      <w:pPr>
        <w:rPr>
          <w:bCs/>
        </w:rPr>
      </w:pPr>
      <w:r w:rsidRPr="0008212F">
        <w:lastRenderedPageBreak/>
        <w:t>Assessment Methods: D</w:t>
      </w:r>
      <w:r w:rsidRPr="0008212F">
        <w:rPr>
          <w:bCs/>
        </w:rPr>
        <w:t>esign portfolios, group reports, project reports, written reports, project outputs, online assessments.</w:t>
      </w:r>
    </w:p>
    <w:p w14:paraId="121B787E" w14:textId="77777777" w:rsidR="0031029C" w:rsidRPr="0008212F" w:rsidRDefault="0031029C" w:rsidP="0031029C">
      <w:pPr>
        <w:pStyle w:val="Heading4"/>
        <w:rPr>
          <w:rFonts w:eastAsia="Times New Roman"/>
        </w:rPr>
      </w:pPr>
      <w:r w:rsidRPr="0008212F">
        <w:rPr>
          <w:rFonts w:eastAsia="Times New Roman"/>
        </w:rPr>
        <w:t>Practical and Professional Skills</w:t>
      </w:r>
    </w:p>
    <w:p w14:paraId="6014D839" w14:textId="77777777" w:rsidR="0031029C" w:rsidRPr="0008212F" w:rsidRDefault="0031029C" w:rsidP="0031029C">
      <w:pPr>
        <w:pStyle w:val="LearningOutcome"/>
      </w:pPr>
      <w:r w:rsidRPr="0008212F">
        <w:t>P1)</w:t>
      </w:r>
      <w:r w:rsidRPr="0008212F">
        <w:tab/>
        <w:t>Adopt a systematic approach to the solution of problems associated with the business of creating independent games.</w:t>
      </w:r>
    </w:p>
    <w:p w14:paraId="10B979C7" w14:textId="77777777" w:rsidR="0031029C" w:rsidRPr="0008212F" w:rsidRDefault="0031029C" w:rsidP="0031029C">
      <w:pPr>
        <w:pStyle w:val="LearningOutcome"/>
      </w:pPr>
      <w:r w:rsidRPr="0008212F">
        <w:t>P2)</w:t>
      </w:r>
      <w:r w:rsidRPr="0008212F">
        <w:tab/>
        <w:t>Undertake research-based activities using a range of appropriate resources and methods.</w:t>
      </w:r>
    </w:p>
    <w:p w14:paraId="7F9EA398" w14:textId="77777777" w:rsidR="0031029C" w:rsidRPr="0008212F" w:rsidRDefault="0031029C" w:rsidP="0031029C">
      <w:pPr>
        <w:pStyle w:val="LearningOutcome"/>
      </w:pPr>
      <w:r w:rsidRPr="0008212F">
        <w:t>P3)</w:t>
      </w:r>
      <w:r w:rsidRPr="0008212F">
        <w:tab/>
        <w:t>Apply computer-based tools and applications in various professional contexts.</w:t>
      </w:r>
    </w:p>
    <w:p w14:paraId="5258E94B" w14:textId="77777777" w:rsidR="0031029C" w:rsidRPr="0008212F" w:rsidRDefault="0031029C" w:rsidP="0031029C">
      <w:r w:rsidRPr="0008212F">
        <w:t xml:space="preserve">In addition, students completing the BSc (Hons) Computer Games (Indie) with Placement should be able to: </w:t>
      </w:r>
    </w:p>
    <w:p w14:paraId="21832275" w14:textId="77777777" w:rsidR="0031029C" w:rsidRPr="0008212F" w:rsidRDefault="0031029C" w:rsidP="0031029C">
      <w:pPr>
        <w:pStyle w:val="LearningOutcome"/>
      </w:pPr>
      <w:r w:rsidRPr="0008212F">
        <w:t>P4)</w:t>
      </w:r>
      <w:r w:rsidRPr="0008212F">
        <w:tab/>
        <w:t>Apply their learning and operate effectively in a workplace setting.</w:t>
      </w:r>
    </w:p>
    <w:p w14:paraId="47130ED3" w14:textId="77777777" w:rsidR="00FB67DD" w:rsidRDefault="0031029C" w:rsidP="00FB67DD">
      <w:r w:rsidRPr="0008212F">
        <w:t>Teaching and Learning Methods: Tutorials, lab/practical workshops, group work, seminar, independent learning, peer review, problem-based learning, personal learning record, work placement.</w:t>
      </w:r>
    </w:p>
    <w:p w14:paraId="70047FDA" w14:textId="77777777" w:rsidR="0031029C" w:rsidRPr="0008212F" w:rsidRDefault="0031029C" w:rsidP="00FB67DD">
      <w:pPr>
        <w:rPr>
          <w:rFonts w:eastAsia="Times New Roman" w:cs="Times New Roman"/>
          <w:bCs/>
          <w:szCs w:val="20"/>
        </w:rPr>
      </w:pPr>
      <w:r w:rsidRPr="0008212F">
        <w:rPr>
          <w:rFonts w:eastAsia="Times New Roman" w:cs="Times New Roman"/>
          <w:szCs w:val="20"/>
        </w:rPr>
        <w:t>Assessment Methods: D</w:t>
      </w:r>
      <w:r w:rsidRPr="0008212F">
        <w:rPr>
          <w:rFonts w:eastAsia="Times New Roman" w:cs="Times New Roman"/>
          <w:bCs/>
          <w:szCs w:val="20"/>
        </w:rPr>
        <w:t>esign portfolios, time-constrained assessments, group reports, project reports, personal learning records, presentations, written reports, project outputs, lab workbook / logbooks, online assessments.</w:t>
      </w:r>
    </w:p>
    <w:p w14:paraId="045E0855" w14:textId="77777777" w:rsidR="0031029C" w:rsidRPr="0008212F" w:rsidRDefault="0031029C" w:rsidP="00FB67DD">
      <w:pPr>
        <w:pStyle w:val="Heading4"/>
        <w:rPr>
          <w:rFonts w:eastAsia="Times New Roman"/>
        </w:rPr>
      </w:pPr>
      <w:r w:rsidRPr="0008212F">
        <w:rPr>
          <w:rFonts w:eastAsia="Times New Roman"/>
        </w:rPr>
        <w:t>Transferable and Key Skills</w:t>
      </w:r>
    </w:p>
    <w:p w14:paraId="684C600F" w14:textId="77777777" w:rsidR="0031029C" w:rsidRPr="0008212F" w:rsidRDefault="0031029C" w:rsidP="00FB67DD">
      <w:pPr>
        <w:pStyle w:val="LearningOutcome"/>
      </w:pPr>
      <w:r w:rsidRPr="0008212F">
        <w:t>T1)</w:t>
      </w:r>
      <w:r w:rsidRPr="0008212F">
        <w:tab/>
        <w:t>Work effectively in collaboration with others.</w:t>
      </w:r>
    </w:p>
    <w:p w14:paraId="138D8EED" w14:textId="77777777" w:rsidR="0031029C" w:rsidRPr="0008212F" w:rsidRDefault="0031029C" w:rsidP="00FB67DD">
      <w:pPr>
        <w:pStyle w:val="LearningOutcome"/>
      </w:pPr>
      <w:r w:rsidRPr="0008212F">
        <w:t>T2)</w:t>
      </w:r>
      <w:r w:rsidRPr="0008212F">
        <w:tab/>
        <w:t>Present information convincingly using a range of different communication media.</w:t>
      </w:r>
    </w:p>
    <w:p w14:paraId="4E04D663" w14:textId="77777777" w:rsidR="0031029C" w:rsidRPr="0008212F" w:rsidRDefault="0031029C" w:rsidP="00FB67DD">
      <w:pPr>
        <w:pStyle w:val="LearningOutcome"/>
      </w:pPr>
      <w:r w:rsidRPr="0008212F">
        <w:t>T3)</w:t>
      </w:r>
      <w:r w:rsidRPr="0008212F">
        <w:tab/>
        <w:t>Make appropriate evaluative judgements about their own learning, performance and achievement.</w:t>
      </w:r>
    </w:p>
    <w:p w14:paraId="4990B60B" w14:textId="77777777" w:rsidR="0031029C" w:rsidRPr="0008212F" w:rsidRDefault="0031029C" w:rsidP="00FB67DD"/>
    <w:p w14:paraId="442AFFAE" w14:textId="77777777" w:rsidR="0031029C" w:rsidRPr="00FB67DD" w:rsidRDefault="0031029C" w:rsidP="00FB67DD">
      <w:r w:rsidRPr="0008212F">
        <w:rPr>
          <w:bCs/>
        </w:rPr>
        <w:t xml:space="preserve">In addition, </w:t>
      </w:r>
      <w:r w:rsidRPr="00FB67DD">
        <w:t>students completing the BSc (Hons) Computer Games (Indie) with Placement should be able to:</w:t>
      </w:r>
    </w:p>
    <w:p w14:paraId="42FEAA7C" w14:textId="77777777" w:rsidR="0031029C" w:rsidRPr="0008212F" w:rsidRDefault="0031029C" w:rsidP="00FB67DD">
      <w:pPr>
        <w:pStyle w:val="LearningOutcome"/>
      </w:pPr>
      <w:r w:rsidRPr="0008212F">
        <w:t>T4)</w:t>
      </w:r>
      <w:r w:rsidRPr="0008212F">
        <w:tab/>
        <w:t>Reflect constructively on personal performance in a working context.</w:t>
      </w:r>
    </w:p>
    <w:p w14:paraId="37E4F78C" w14:textId="77777777" w:rsidR="0031029C" w:rsidRPr="0008212F" w:rsidRDefault="0031029C" w:rsidP="00FB67DD">
      <w:r w:rsidRPr="0008212F">
        <w:t>Teaching and Learning Methods: Tutorials, lab/practical workshops, group work, seminar, independent learning, peer review, problem-based learning, personal learning record.</w:t>
      </w:r>
    </w:p>
    <w:p w14:paraId="04E42A40" w14:textId="77777777" w:rsidR="00FB67DD" w:rsidRPr="00FB67DD" w:rsidRDefault="0031029C">
      <w:pPr>
        <w:rPr>
          <w:bCs/>
        </w:rPr>
      </w:pPr>
      <w:r w:rsidRPr="0008212F">
        <w:t>Assessment Methods: D</w:t>
      </w:r>
      <w:r w:rsidRPr="0008212F">
        <w:rPr>
          <w:bCs/>
        </w:rPr>
        <w:t>esign portfolios, group reports, project reports, personal learning records, presentations, written reports, project outputs, lab workboo</w:t>
      </w:r>
      <w:r w:rsidR="00FB67DD">
        <w:rPr>
          <w:bCs/>
        </w:rPr>
        <w:t>k/logbooks, online assessments.</w:t>
      </w:r>
    </w:p>
    <w:p w14:paraId="1AE1828E" w14:textId="77777777" w:rsidR="00FB67DD" w:rsidRDefault="00FB67DD">
      <w:pPr>
        <w:rPr>
          <w:b/>
          <w:sz w:val="28"/>
          <w:u w:val="single"/>
        </w:rPr>
      </w:pPr>
      <w:r>
        <w:br w:type="page"/>
      </w:r>
    </w:p>
    <w:p w14:paraId="70CA8A0B" w14:textId="77777777" w:rsidR="0031029C" w:rsidRPr="0008212F" w:rsidRDefault="0031029C" w:rsidP="00FB67DD">
      <w:pPr>
        <w:pStyle w:val="Heading3"/>
      </w:pPr>
      <w:bookmarkStart w:id="510" w:name="_Toc457379886"/>
      <w:r w:rsidRPr="0008212F">
        <w:lastRenderedPageBreak/>
        <w:t>Map of Units to Intended Course Learning Outcomes</w:t>
      </w:r>
      <w:bookmarkEnd w:id="510"/>
    </w:p>
    <w:p w14:paraId="5746F178" w14:textId="77777777" w:rsidR="0031029C" w:rsidRPr="0008212F" w:rsidRDefault="0031029C" w:rsidP="0031029C">
      <w:pPr>
        <w:spacing w:after="0" w:line="240" w:lineRule="auto"/>
        <w:jc w:val="both"/>
        <w:rPr>
          <w:rFonts w:eastAsia="Times New Roman" w:cs="Times New Roman"/>
          <w:b/>
          <w:color w:val="3366FF"/>
          <w:szCs w:val="20"/>
        </w:rPr>
      </w:pPr>
    </w:p>
    <w:tbl>
      <w:tblPr>
        <w:tblW w:w="5248"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742"/>
        <w:gridCol w:w="586"/>
        <w:gridCol w:w="586"/>
        <w:gridCol w:w="588"/>
        <w:gridCol w:w="480"/>
        <w:gridCol w:w="480"/>
        <w:gridCol w:w="480"/>
        <w:gridCol w:w="475"/>
        <w:gridCol w:w="475"/>
        <w:gridCol w:w="475"/>
        <w:gridCol w:w="476"/>
        <w:gridCol w:w="480"/>
        <w:gridCol w:w="480"/>
        <w:gridCol w:w="480"/>
        <w:gridCol w:w="480"/>
      </w:tblGrid>
      <w:tr w:rsidR="0031029C" w:rsidRPr="0008212F" w14:paraId="570AD608" w14:textId="77777777" w:rsidTr="00726DB1">
        <w:trPr>
          <w:jc w:val="center"/>
        </w:trPr>
        <w:tc>
          <w:tcPr>
            <w:tcW w:w="1405" w:type="pct"/>
            <w:vMerge w:val="restart"/>
            <w:tcBorders>
              <w:top w:val="double" w:sz="4" w:space="0" w:color="auto"/>
              <w:bottom w:val="single" w:sz="4" w:space="0" w:color="auto"/>
            </w:tcBorders>
            <w:shd w:val="clear" w:color="auto" w:fill="E0E0E0"/>
          </w:tcPr>
          <w:p w14:paraId="1F0A593C" w14:textId="77777777" w:rsidR="0031029C" w:rsidRPr="0008212F" w:rsidRDefault="0031029C" w:rsidP="0031029C">
            <w:pPr>
              <w:keepNext/>
              <w:spacing w:after="0" w:line="240" w:lineRule="auto"/>
              <w:outlineLvl w:val="3"/>
              <w:rPr>
                <w:rFonts w:eastAsia="Times New Roman" w:cs="Times New Roman"/>
                <w:b/>
                <w:bCs/>
                <w:szCs w:val="20"/>
              </w:rPr>
            </w:pPr>
          </w:p>
          <w:p w14:paraId="1CFC9870" w14:textId="77777777" w:rsidR="0031029C" w:rsidRPr="0008212F" w:rsidRDefault="0031029C" w:rsidP="0031029C">
            <w:pPr>
              <w:keepNext/>
              <w:spacing w:after="0" w:line="240" w:lineRule="auto"/>
              <w:outlineLvl w:val="3"/>
              <w:rPr>
                <w:rFonts w:eastAsia="Times New Roman" w:cs="Times New Roman"/>
                <w:b/>
                <w:bCs/>
                <w:szCs w:val="20"/>
              </w:rPr>
            </w:pPr>
          </w:p>
          <w:p w14:paraId="6A76E102" w14:textId="77777777" w:rsidR="0031029C" w:rsidRPr="0008212F" w:rsidRDefault="0031029C" w:rsidP="0031029C">
            <w:pPr>
              <w:keepNext/>
              <w:spacing w:after="0" w:line="240" w:lineRule="auto"/>
              <w:outlineLvl w:val="3"/>
              <w:rPr>
                <w:rFonts w:eastAsia="Times New Roman" w:cs="Times New Roman"/>
                <w:b/>
                <w:bCs/>
                <w:szCs w:val="20"/>
              </w:rPr>
            </w:pPr>
            <w:r w:rsidRPr="0008212F">
              <w:rPr>
                <w:rFonts w:eastAsia="Times New Roman" w:cs="Times New Roman"/>
                <w:b/>
                <w:bCs/>
                <w:szCs w:val="20"/>
              </w:rPr>
              <w:t>Unit Title</w:t>
            </w:r>
          </w:p>
        </w:tc>
        <w:tc>
          <w:tcPr>
            <w:tcW w:w="901" w:type="pct"/>
            <w:gridSpan w:val="3"/>
            <w:tcBorders>
              <w:top w:val="double" w:sz="4" w:space="0" w:color="auto"/>
              <w:bottom w:val="single" w:sz="4" w:space="0" w:color="auto"/>
            </w:tcBorders>
            <w:shd w:val="clear" w:color="auto" w:fill="E0E0E0"/>
            <w:vAlign w:val="center"/>
          </w:tcPr>
          <w:p w14:paraId="06A9E4E6"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Knowledge &amp; Understanding</w:t>
            </w:r>
          </w:p>
        </w:tc>
        <w:tc>
          <w:tcPr>
            <w:tcW w:w="737" w:type="pct"/>
            <w:gridSpan w:val="3"/>
            <w:tcBorders>
              <w:top w:val="double" w:sz="4" w:space="0" w:color="auto"/>
              <w:bottom w:val="single" w:sz="4" w:space="0" w:color="auto"/>
            </w:tcBorders>
            <w:shd w:val="clear" w:color="auto" w:fill="E0E0E0"/>
            <w:vAlign w:val="center"/>
          </w:tcPr>
          <w:p w14:paraId="2B5DD6BE"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Cognitive</w:t>
            </w:r>
          </w:p>
        </w:tc>
        <w:tc>
          <w:tcPr>
            <w:tcW w:w="973" w:type="pct"/>
            <w:gridSpan w:val="4"/>
            <w:tcBorders>
              <w:top w:val="double" w:sz="4" w:space="0" w:color="auto"/>
              <w:bottom w:val="single" w:sz="4" w:space="0" w:color="auto"/>
            </w:tcBorders>
            <w:shd w:val="clear" w:color="auto" w:fill="E0E0E0"/>
            <w:vAlign w:val="center"/>
          </w:tcPr>
          <w:p w14:paraId="2F1C6D2B" w14:textId="77777777" w:rsidR="0031029C" w:rsidRPr="0008212F" w:rsidRDefault="0031029C" w:rsidP="0031029C">
            <w:pPr>
              <w:spacing w:after="0" w:line="240" w:lineRule="auto"/>
              <w:jc w:val="center"/>
              <w:rPr>
                <w:rFonts w:eastAsia="Times New Roman" w:cs="Times New Roman"/>
                <w:b/>
                <w:szCs w:val="20"/>
              </w:rPr>
            </w:pPr>
            <w:r w:rsidRPr="0008212F">
              <w:rPr>
                <w:rFonts w:eastAsia="Times New Roman" w:cs="Times New Roman"/>
                <w:b/>
                <w:bCs/>
                <w:szCs w:val="20"/>
              </w:rPr>
              <w:t>Practical &amp; Professional</w:t>
            </w:r>
          </w:p>
        </w:tc>
        <w:tc>
          <w:tcPr>
            <w:tcW w:w="983" w:type="pct"/>
            <w:gridSpan w:val="4"/>
            <w:tcBorders>
              <w:top w:val="double" w:sz="4" w:space="0" w:color="auto"/>
              <w:bottom w:val="single" w:sz="4" w:space="0" w:color="auto"/>
            </w:tcBorders>
            <w:shd w:val="clear" w:color="auto" w:fill="E0E0E0"/>
            <w:vAlign w:val="center"/>
          </w:tcPr>
          <w:p w14:paraId="40F96EFE" w14:textId="77777777" w:rsidR="0031029C" w:rsidRPr="0008212F" w:rsidRDefault="0031029C" w:rsidP="0031029C">
            <w:pPr>
              <w:spacing w:after="0" w:line="240" w:lineRule="auto"/>
              <w:jc w:val="center"/>
              <w:rPr>
                <w:rFonts w:eastAsia="Times New Roman" w:cs="Times New Roman"/>
                <w:b/>
                <w:szCs w:val="20"/>
              </w:rPr>
            </w:pPr>
            <w:r w:rsidRPr="0008212F">
              <w:rPr>
                <w:rFonts w:eastAsia="Times New Roman" w:cs="Times New Roman"/>
                <w:b/>
                <w:szCs w:val="20"/>
              </w:rPr>
              <w:t>Transferable &amp; Key</w:t>
            </w:r>
          </w:p>
        </w:tc>
      </w:tr>
      <w:tr w:rsidR="0031029C" w:rsidRPr="0008212F" w14:paraId="22F88E8B" w14:textId="77777777" w:rsidTr="00726DB1">
        <w:trPr>
          <w:jc w:val="center"/>
        </w:trPr>
        <w:tc>
          <w:tcPr>
            <w:tcW w:w="1405" w:type="pct"/>
            <w:vMerge/>
            <w:tcBorders>
              <w:top w:val="single" w:sz="4" w:space="0" w:color="auto"/>
              <w:bottom w:val="single" w:sz="4" w:space="0" w:color="auto"/>
            </w:tcBorders>
          </w:tcPr>
          <w:p w14:paraId="401A5A9D" w14:textId="77777777" w:rsidR="0031029C" w:rsidRPr="0008212F" w:rsidRDefault="0031029C" w:rsidP="0031029C">
            <w:pPr>
              <w:keepNext/>
              <w:spacing w:after="0" w:line="240" w:lineRule="auto"/>
              <w:outlineLvl w:val="3"/>
              <w:rPr>
                <w:rFonts w:eastAsia="Times New Roman" w:cs="Times New Roman"/>
                <w:b/>
                <w:bCs/>
                <w:szCs w:val="20"/>
              </w:rPr>
            </w:pPr>
          </w:p>
        </w:tc>
        <w:tc>
          <w:tcPr>
            <w:tcW w:w="300" w:type="pct"/>
            <w:tcBorders>
              <w:top w:val="single" w:sz="4" w:space="0" w:color="auto"/>
              <w:bottom w:val="single" w:sz="4" w:space="0" w:color="auto"/>
            </w:tcBorders>
            <w:shd w:val="clear" w:color="auto" w:fill="E0E0E0"/>
            <w:vAlign w:val="center"/>
          </w:tcPr>
          <w:p w14:paraId="5170C759"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K1</w:t>
            </w:r>
          </w:p>
        </w:tc>
        <w:tc>
          <w:tcPr>
            <w:tcW w:w="300" w:type="pct"/>
            <w:tcBorders>
              <w:top w:val="single" w:sz="4" w:space="0" w:color="auto"/>
              <w:bottom w:val="single" w:sz="4" w:space="0" w:color="auto"/>
            </w:tcBorders>
            <w:shd w:val="clear" w:color="auto" w:fill="E0E0E0"/>
            <w:vAlign w:val="center"/>
          </w:tcPr>
          <w:p w14:paraId="5FE4C792"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K2</w:t>
            </w:r>
          </w:p>
        </w:tc>
        <w:tc>
          <w:tcPr>
            <w:tcW w:w="301" w:type="pct"/>
            <w:tcBorders>
              <w:top w:val="single" w:sz="4" w:space="0" w:color="auto"/>
              <w:bottom w:val="single" w:sz="4" w:space="0" w:color="auto"/>
            </w:tcBorders>
            <w:shd w:val="clear" w:color="auto" w:fill="E0E0E0"/>
            <w:vAlign w:val="center"/>
          </w:tcPr>
          <w:p w14:paraId="59D700ED"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K3</w:t>
            </w:r>
          </w:p>
        </w:tc>
        <w:tc>
          <w:tcPr>
            <w:tcW w:w="246" w:type="pct"/>
            <w:tcBorders>
              <w:top w:val="single" w:sz="4" w:space="0" w:color="auto"/>
              <w:bottom w:val="single" w:sz="4" w:space="0" w:color="auto"/>
            </w:tcBorders>
            <w:shd w:val="clear" w:color="auto" w:fill="E0E0E0"/>
            <w:vAlign w:val="center"/>
          </w:tcPr>
          <w:p w14:paraId="7973D44F"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C1</w:t>
            </w:r>
          </w:p>
        </w:tc>
        <w:tc>
          <w:tcPr>
            <w:tcW w:w="246" w:type="pct"/>
            <w:tcBorders>
              <w:top w:val="single" w:sz="4" w:space="0" w:color="auto"/>
              <w:bottom w:val="single" w:sz="4" w:space="0" w:color="auto"/>
            </w:tcBorders>
            <w:shd w:val="clear" w:color="auto" w:fill="E0E0E0"/>
            <w:vAlign w:val="center"/>
          </w:tcPr>
          <w:p w14:paraId="63CB1036"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C2</w:t>
            </w:r>
          </w:p>
        </w:tc>
        <w:tc>
          <w:tcPr>
            <w:tcW w:w="246" w:type="pct"/>
            <w:tcBorders>
              <w:top w:val="single" w:sz="4" w:space="0" w:color="auto"/>
              <w:bottom w:val="single" w:sz="4" w:space="0" w:color="auto"/>
            </w:tcBorders>
            <w:shd w:val="clear" w:color="auto" w:fill="E0E0E0"/>
            <w:vAlign w:val="center"/>
          </w:tcPr>
          <w:p w14:paraId="333996A6"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C3</w:t>
            </w:r>
          </w:p>
        </w:tc>
        <w:tc>
          <w:tcPr>
            <w:tcW w:w="243" w:type="pct"/>
            <w:tcBorders>
              <w:top w:val="single" w:sz="4" w:space="0" w:color="auto"/>
              <w:bottom w:val="single" w:sz="4" w:space="0" w:color="auto"/>
            </w:tcBorders>
            <w:shd w:val="clear" w:color="auto" w:fill="E0E0E0"/>
            <w:vAlign w:val="center"/>
          </w:tcPr>
          <w:p w14:paraId="0BCFFEAD"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P1</w:t>
            </w:r>
          </w:p>
        </w:tc>
        <w:tc>
          <w:tcPr>
            <w:tcW w:w="243" w:type="pct"/>
            <w:tcBorders>
              <w:top w:val="single" w:sz="4" w:space="0" w:color="auto"/>
              <w:bottom w:val="single" w:sz="4" w:space="0" w:color="auto"/>
            </w:tcBorders>
            <w:shd w:val="clear" w:color="auto" w:fill="E0E0E0"/>
            <w:vAlign w:val="center"/>
          </w:tcPr>
          <w:p w14:paraId="0B022A7D"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P2</w:t>
            </w:r>
          </w:p>
        </w:tc>
        <w:tc>
          <w:tcPr>
            <w:tcW w:w="243" w:type="pct"/>
            <w:tcBorders>
              <w:top w:val="single" w:sz="4" w:space="0" w:color="auto"/>
              <w:bottom w:val="single" w:sz="4" w:space="0" w:color="auto"/>
            </w:tcBorders>
            <w:shd w:val="clear" w:color="auto" w:fill="E0E0E0"/>
            <w:vAlign w:val="center"/>
          </w:tcPr>
          <w:p w14:paraId="22B0D83E"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P3</w:t>
            </w:r>
          </w:p>
        </w:tc>
        <w:tc>
          <w:tcPr>
            <w:tcW w:w="243" w:type="pct"/>
            <w:tcBorders>
              <w:top w:val="single" w:sz="4" w:space="0" w:color="auto"/>
              <w:bottom w:val="single" w:sz="4" w:space="0" w:color="auto"/>
            </w:tcBorders>
            <w:shd w:val="clear" w:color="auto" w:fill="E0E0E0"/>
          </w:tcPr>
          <w:p w14:paraId="6E061200"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P4</w:t>
            </w:r>
          </w:p>
        </w:tc>
        <w:tc>
          <w:tcPr>
            <w:tcW w:w="246" w:type="pct"/>
            <w:tcBorders>
              <w:top w:val="single" w:sz="4" w:space="0" w:color="auto"/>
              <w:bottom w:val="single" w:sz="4" w:space="0" w:color="auto"/>
            </w:tcBorders>
            <w:shd w:val="clear" w:color="auto" w:fill="E0E0E0"/>
            <w:vAlign w:val="center"/>
          </w:tcPr>
          <w:p w14:paraId="5648AE83"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T1</w:t>
            </w:r>
          </w:p>
        </w:tc>
        <w:tc>
          <w:tcPr>
            <w:tcW w:w="246" w:type="pct"/>
            <w:tcBorders>
              <w:top w:val="single" w:sz="4" w:space="0" w:color="auto"/>
              <w:bottom w:val="single" w:sz="4" w:space="0" w:color="auto"/>
            </w:tcBorders>
            <w:shd w:val="clear" w:color="auto" w:fill="E0E0E0"/>
            <w:vAlign w:val="center"/>
          </w:tcPr>
          <w:p w14:paraId="40BE6751"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T2</w:t>
            </w:r>
          </w:p>
        </w:tc>
        <w:tc>
          <w:tcPr>
            <w:tcW w:w="246" w:type="pct"/>
            <w:tcBorders>
              <w:top w:val="single" w:sz="4" w:space="0" w:color="auto"/>
              <w:bottom w:val="single" w:sz="4" w:space="0" w:color="auto"/>
            </w:tcBorders>
            <w:shd w:val="clear" w:color="auto" w:fill="E0E0E0"/>
            <w:vAlign w:val="center"/>
          </w:tcPr>
          <w:p w14:paraId="5719D1E4"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T3</w:t>
            </w:r>
          </w:p>
        </w:tc>
        <w:tc>
          <w:tcPr>
            <w:tcW w:w="246" w:type="pct"/>
            <w:tcBorders>
              <w:top w:val="single" w:sz="4" w:space="0" w:color="auto"/>
              <w:bottom w:val="single" w:sz="4" w:space="0" w:color="auto"/>
            </w:tcBorders>
            <w:shd w:val="clear" w:color="auto" w:fill="E0E0E0"/>
          </w:tcPr>
          <w:p w14:paraId="3A3ABE3A" w14:textId="77777777" w:rsidR="0031029C" w:rsidRPr="0008212F" w:rsidRDefault="0031029C" w:rsidP="0031029C">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T4</w:t>
            </w:r>
          </w:p>
        </w:tc>
      </w:tr>
      <w:tr w:rsidR="0031029C" w:rsidRPr="0008212F" w14:paraId="02585895" w14:textId="77777777" w:rsidTr="00726DB1">
        <w:trPr>
          <w:jc w:val="center"/>
        </w:trPr>
        <w:tc>
          <w:tcPr>
            <w:tcW w:w="4754" w:type="pct"/>
            <w:gridSpan w:val="14"/>
            <w:tcBorders>
              <w:top w:val="single" w:sz="4" w:space="0" w:color="auto"/>
            </w:tcBorders>
          </w:tcPr>
          <w:p w14:paraId="26E3CA73" w14:textId="77777777" w:rsidR="0031029C" w:rsidRPr="0008212F" w:rsidRDefault="0031029C" w:rsidP="0031029C">
            <w:pPr>
              <w:keepNext/>
              <w:spacing w:after="0" w:line="240" w:lineRule="auto"/>
              <w:outlineLvl w:val="3"/>
              <w:rPr>
                <w:rFonts w:eastAsia="Times New Roman" w:cs="Times New Roman"/>
                <w:b/>
                <w:bCs/>
                <w:szCs w:val="20"/>
              </w:rPr>
            </w:pPr>
            <w:r w:rsidRPr="0008212F">
              <w:rPr>
                <w:rFonts w:eastAsia="Times New Roman" w:cs="Times New Roman"/>
                <w:b/>
                <w:bCs/>
                <w:szCs w:val="20"/>
              </w:rPr>
              <w:t>FHEQ Level 4</w:t>
            </w:r>
          </w:p>
        </w:tc>
        <w:tc>
          <w:tcPr>
            <w:tcW w:w="246" w:type="pct"/>
            <w:tcBorders>
              <w:top w:val="single" w:sz="4" w:space="0" w:color="auto"/>
            </w:tcBorders>
          </w:tcPr>
          <w:p w14:paraId="669A7571" w14:textId="77777777" w:rsidR="0031029C" w:rsidRPr="0008212F" w:rsidRDefault="0031029C" w:rsidP="0031029C">
            <w:pPr>
              <w:keepNext/>
              <w:spacing w:after="0" w:line="240" w:lineRule="auto"/>
              <w:outlineLvl w:val="3"/>
              <w:rPr>
                <w:rFonts w:eastAsia="Times New Roman" w:cs="Times New Roman"/>
                <w:b/>
                <w:bCs/>
                <w:szCs w:val="20"/>
              </w:rPr>
            </w:pPr>
          </w:p>
        </w:tc>
      </w:tr>
      <w:tr w:rsidR="0031029C" w:rsidRPr="0008212F" w14:paraId="1E14AB9C" w14:textId="77777777" w:rsidTr="00726DB1">
        <w:trPr>
          <w:jc w:val="center"/>
        </w:trPr>
        <w:tc>
          <w:tcPr>
            <w:tcW w:w="1405" w:type="pct"/>
          </w:tcPr>
          <w:p w14:paraId="61E63A04"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Programming Fundamentals</w:t>
            </w:r>
          </w:p>
        </w:tc>
        <w:tc>
          <w:tcPr>
            <w:tcW w:w="300" w:type="pct"/>
            <w:vAlign w:val="center"/>
          </w:tcPr>
          <w:p w14:paraId="68FD7E3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0C99298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6B8A0234"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20DCC981"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565DF2BC"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1FC6CC2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3111F41"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43183FC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264298C4"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78F4BEB2"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6FB128D"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7266B54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6199FD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D0BF14F"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4443ADB7" w14:textId="77777777" w:rsidTr="00726DB1">
        <w:trPr>
          <w:jc w:val="center"/>
        </w:trPr>
        <w:tc>
          <w:tcPr>
            <w:tcW w:w="1405" w:type="pct"/>
          </w:tcPr>
          <w:p w14:paraId="16DB98B6"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Scripting for Game Engines</w:t>
            </w:r>
          </w:p>
        </w:tc>
        <w:tc>
          <w:tcPr>
            <w:tcW w:w="300" w:type="pct"/>
            <w:vAlign w:val="center"/>
          </w:tcPr>
          <w:p w14:paraId="33A8C75A"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300" w:type="pct"/>
            <w:vAlign w:val="center"/>
          </w:tcPr>
          <w:p w14:paraId="742DD57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501CE1BB"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605FEF77"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FC513D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C14F8D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9E1FFC2"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830AA4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02C4780B"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00FE42F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64C6EB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7F0875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2C1DA3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81E886D"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5FC61A72" w14:textId="77777777" w:rsidTr="00726DB1">
        <w:trPr>
          <w:jc w:val="center"/>
        </w:trPr>
        <w:tc>
          <w:tcPr>
            <w:tcW w:w="1405" w:type="pct"/>
          </w:tcPr>
          <w:p w14:paraId="44C3614C"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Computer Graphics for Games</w:t>
            </w:r>
          </w:p>
        </w:tc>
        <w:tc>
          <w:tcPr>
            <w:tcW w:w="300" w:type="pct"/>
            <w:vAlign w:val="center"/>
          </w:tcPr>
          <w:p w14:paraId="1107C18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300" w:type="pct"/>
            <w:vAlign w:val="center"/>
          </w:tcPr>
          <w:p w14:paraId="5F1334F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301" w:type="pct"/>
            <w:vAlign w:val="center"/>
          </w:tcPr>
          <w:p w14:paraId="39FB1054"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3813111"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65E6C524"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3F07FE1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03790E3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59AD082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0B9F0F4"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702156D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58D65E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20D6BCA"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7BB5C5B0"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7B9F5CB6"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502F0EAE" w14:textId="77777777" w:rsidTr="00726DB1">
        <w:trPr>
          <w:jc w:val="center"/>
        </w:trPr>
        <w:tc>
          <w:tcPr>
            <w:tcW w:w="1405" w:type="pct"/>
          </w:tcPr>
          <w:p w14:paraId="73B27601"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Introduction to Databases</w:t>
            </w:r>
          </w:p>
        </w:tc>
        <w:tc>
          <w:tcPr>
            <w:tcW w:w="300" w:type="pct"/>
            <w:vAlign w:val="center"/>
          </w:tcPr>
          <w:p w14:paraId="12D6242D"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235F2584"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4EAF913A"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32B5F4FD"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167D93B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DB4BC24"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5221262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3CE8855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12B729C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735957E4"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E18517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555FAFC7"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97A5D7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B2097EA"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60566593" w14:textId="77777777" w:rsidTr="00726DB1">
        <w:trPr>
          <w:jc w:val="center"/>
        </w:trPr>
        <w:tc>
          <w:tcPr>
            <w:tcW w:w="1405" w:type="pct"/>
          </w:tcPr>
          <w:p w14:paraId="3E241056"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Group Projects</w:t>
            </w:r>
          </w:p>
        </w:tc>
        <w:tc>
          <w:tcPr>
            <w:tcW w:w="300" w:type="pct"/>
            <w:vAlign w:val="center"/>
          </w:tcPr>
          <w:p w14:paraId="192EA44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6237B14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615EF3BA"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27066ADB"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310E0FB"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10C27CA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30F4D39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4A0C94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0B4C744"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66FD992"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FA5FE82"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1FA3BCF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468792F6"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67D493F8"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7C7AE49E" w14:textId="77777777" w:rsidTr="00726DB1">
        <w:trPr>
          <w:jc w:val="center"/>
        </w:trPr>
        <w:tc>
          <w:tcPr>
            <w:tcW w:w="1405" w:type="pct"/>
          </w:tcPr>
          <w:p w14:paraId="07251B54"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Introduction to Computer Games</w:t>
            </w:r>
          </w:p>
        </w:tc>
        <w:tc>
          <w:tcPr>
            <w:tcW w:w="300" w:type="pct"/>
            <w:vAlign w:val="center"/>
          </w:tcPr>
          <w:p w14:paraId="30CF344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2299F8B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351A632A"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3F62B4B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96EF733"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2D10257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2E45CD96"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5353056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0CF20ECB"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D128AF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0CA074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728D6D3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0EFAC9B"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E195E69"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5032AAB8" w14:textId="77777777" w:rsidTr="00726DB1">
        <w:trPr>
          <w:jc w:val="center"/>
        </w:trPr>
        <w:tc>
          <w:tcPr>
            <w:tcW w:w="1405" w:type="pct"/>
            <w:vAlign w:val="center"/>
          </w:tcPr>
          <w:p w14:paraId="4599590A"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Maths for Games</w:t>
            </w:r>
          </w:p>
        </w:tc>
        <w:tc>
          <w:tcPr>
            <w:tcW w:w="300" w:type="pct"/>
            <w:vAlign w:val="center"/>
          </w:tcPr>
          <w:p w14:paraId="0FCAF14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27695592"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78DEC78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197E147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A4068FC"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2928A3D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60A19506"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0213A78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26A51F2"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5A0EC7F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2012DB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00DBA2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E0EBDA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27D6935"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7660F260" w14:textId="77777777" w:rsidTr="00726DB1">
        <w:trPr>
          <w:jc w:val="center"/>
        </w:trPr>
        <w:tc>
          <w:tcPr>
            <w:tcW w:w="1405" w:type="pct"/>
          </w:tcPr>
          <w:p w14:paraId="2AE295D0" w14:textId="77777777" w:rsidR="0031029C" w:rsidRPr="0008212F" w:rsidRDefault="0031029C" w:rsidP="0031029C">
            <w:pPr>
              <w:spacing w:after="0" w:line="240" w:lineRule="auto"/>
              <w:rPr>
                <w:rFonts w:eastAsia="Times New Roman" w:cs="Times New Roman"/>
                <w:szCs w:val="20"/>
              </w:rPr>
            </w:pPr>
            <w:r w:rsidRPr="0008212F">
              <w:rPr>
                <w:rFonts w:eastAsia="Times New Roman" w:cs="Times New Roman"/>
                <w:szCs w:val="20"/>
              </w:rPr>
              <w:t>Games Physics</w:t>
            </w:r>
          </w:p>
        </w:tc>
        <w:tc>
          <w:tcPr>
            <w:tcW w:w="300" w:type="pct"/>
            <w:vAlign w:val="center"/>
          </w:tcPr>
          <w:p w14:paraId="76DE734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16F33622"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24907B81"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66E064B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760634B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20F3B0E2"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24B51923"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6C1E7EC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33F1E3AA"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0E0BEE5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A145C1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5FE55F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FF8755D"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E676651"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53B11CAD" w14:textId="77777777" w:rsidTr="00726DB1">
        <w:trPr>
          <w:jc w:val="center"/>
        </w:trPr>
        <w:tc>
          <w:tcPr>
            <w:tcW w:w="4754" w:type="pct"/>
            <w:gridSpan w:val="14"/>
            <w:vAlign w:val="center"/>
          </w:tcPr>
          <w:p w14:paraId="429B68DB" w14:textId="77777777" w:rsidR="0031029C" w:rsidRPr="0008212F" w:rsidRDefault="0031029C" w:rsidP="0031029C">
            <w:pPr>
              <w:keepNext/>
              <w:spacing w:after="0" w:line="240" w:lineRule="auto"/>
              <w:outlineLvl w:val="3"/>
              <w:rPr>
                <w:rFonts w:eastAsia="Times New Roman" w:cs="Times New Roman"/>
                <w:b/>
                <w:bCs/>
                <w:szCs w:val="20"/>
              </w:rPr>
            </w:pPr>
            <w:r w:rsidRPr="0008212F">
              <w:rPr>
                <w:rFonts w:eastAsia="Times New Roman" w:cs="Times New Roman"/>
                <w:b/>
                <w:bCs/>
                <w:szCs w:val="20"/>
              </w:rPr>
              <w:t>FHEQ Level 5</w:t>
            </w:r>
          </w:p>
        </w:tc>
        <w:tc>
          <w:tcPr>
            <w:tcW w:w="246" w:type="pct"/>
            <w:vAlign w:val="center"/>
          </w:tcPr>
          <w:p w14:paraId="263D2EDA" w14:textId="77777777" w:rsidR="0031029C" w:rsidRPr="0008212F" w:rsidRDefault="0031029C" w:rsidP="0031029C">
            <w:pPr>
              <w:keepNext/>
              <w:spacing w:after="0" w:line="240" w:lineRule="auto"/>
              <w:jc w:val="center"/>
              <w:outlineLvl w:val="3"/>
              <w:rPr>
                <w:rFonts w:eastAsia="Times New Roman" w:cs="Times New Roman"/>
                <w:b/>
                <w:bCs/>
                <w:szCs w:val="20"/>
              </w:rPr>
            </w:pPr>
          </w:p>
        </w:tc>
      </w:tr>
      <w:tr w:rsidR="0031029C" w:rsidRPr="0008212F" w14:paraId="2A0CA578" w14:textId="77777777" w:rsidTr="00726DB1">
        <w:trPr>
          <w:jc w:val="center"/>
        </w:trPr>
        <w:tc>
          <w:tcPr>
            <w:tcW w:w="1405" w:type="pct"/>
            <w:vAlign w:val="center"/>
          </w:tcPr>
          <w:p w14:paraId="0FD8CBB0"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Gameplay and Game Design</w:t>
            </w:r>
          </w:p>
        </w:tc>
        <w:tc>
          <w:tcPr>
            <w:tcW w:w="300" w:type="pct"/>
            <w:vAlign w:val="center"/>
          </w:tcPr>
          <w:p w14:paraId="1F1E3D64"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300" w:type="pct"/>
            <w:vAlign w:val="center"/>
          </w:tcPr>
          <w:p w14:paraId="6EF5CC6E"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301" w:type="pct"/>
            <w:vAlign w:val="center"/>
          </w:tcPr>
          <w:p w14:paraId="62FCD02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CE4B257"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7A6907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1F863AE"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3306BBA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4CF862B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3F602F41"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6B0EF7B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E38137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54447C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5A74A59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6B1989C"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75E77177" w14:textId="77777777" w:rsidTr="00726DB1">
        <w:trPr>
          <w:jc w:val="center"/>
        </w:trPr>
        <w:tc>
          <w:tcPr>
            <w:tcW w:w="1405" w:type="pct"/>
            <w:vAlign w:val="center"/>
          </w:tcPr>
          <w:p w14:paraId="7BAEF9F9"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Mobile Game Fundamentals</w:t>
            </w:r>
          </w:p>
        </w:tc>
        <w:tc>
          <w:tcPr>
            <w:tcW w:w="300" w:type="pct"/>
            <w:vAlign w:val="center"/>
          </w:tcPr>
          <w:p w14:paraId="09FC767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0988E2E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695245FD"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4F93244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ED74066"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2B43C6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0CC048B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658C30C5"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0C347AAC"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0F1447C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AA33F0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21B322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402EBA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65DAB44"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7F65C4DC" w14:textId="77777777" w:rsidTr="00726DB1">
        <w:trPr>
          <w:jc w:val="center"/>
        </w:trPr>
        <w:tc>
          <w:tcPr>
            <w:tcW w:w="1405" w:type="pct"/>
            <w:vAlign w:val="center"/>
          </w:tcPr>
          <w:p w14:paraId="79D08B48"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Casual Game Development</w:t>
            </w:r>
          </w:p>
        </w:tc>
        <w:tc>
          <w:tcPr>
            <w:tcW w:w="300" w:type="pct"/>
            <w:vAlign w:val="center"/>
          </w:tcPr>
          <w:p w14:paraId="2402182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22A49D8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5742B4FC"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3BECC96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3E1A317"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2A0E83C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1CE9EB0E"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24E8010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42FF791C"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53FB4E2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554E9E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10F870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5B9D03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8C7A687"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3F9FB67A" w14:textId="77777777" w:rsidTr="00726DB1">
        <w:trPr>
          <w:jc w:val="center"/>
        </w:trPr>
        <w:tc>
          <w:tcPr>
            <w:tcW w:w="1405" w:type="pct"/>
            <w:vAlign w:val="center"/>
          </w:tcPr>
          <w:p w14:paraId="0F4CBD62"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Engineering Software Systems</w:t>
            </w:r>
          </w:p>
        </w:tc>
        <w:tc>
          <w:tcPr>
            <w:tcW w:w="300" w:type="pct"/>
            <w:vAlign w:val="center"/>
          </w:tcPr>
          <w:p w14:paraId="7A1103E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42B86C5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49B4A634"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91285F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CEAE8D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5A79812D"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21018B4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1C6A00F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623583A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7D709F6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0B037AB"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789248A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775524A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0EB897A"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18F5771D" w14:textId="77777777" w:rsidTr="00726DB1">
        <w:trPr>
          <w:jc w:val="center"/>
        </w:trPr>
        <w:tc>
          <w:tcPr>
            <w:tcW w:w="1405" w:type="pct"/>
            <w:vAlign w:val="center"/>
          </w:tcPr>
          <w:p w14:paraId="390283FD"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Personal Development and Project Preparation</w:t>
            </w:r>
          </w:p>
        </w:tc>
        <w:tc>
          <w:tcPr>
            <w:tcW w:w="300" w:type="pct"/>
            <w:vAlign w:val="center"/>
          </w:tcPr>
          <w:p w14:paraId="6BA932D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1467882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61422F9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37D0081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F6EE39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39FAA81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67CD56E2"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5FEDF2A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6C9EF7D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446A44F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C93AB2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ADBF24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D5F528D"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BB0C1B1"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3FD2608E" w14:textId="77777777" w:rsidTr="00726DB1">
        <w:trPr>
          <w:jc w:val="center"/>
        </w:trPr>
        <w:tc>
          <w:tcPr>
            <w:tcW w:w="1405" w:type="pct"/>
            <w:vAlign w:val="center"/>
          </w:tcPr>
          <w:p w14:paraId="036CD425"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Game Business and Production Management</w:t>
            </w:r>
          </w:p>
        </w:tc>
        <w:tc>
          <w:tcPr>
            <w:tcW w:w="300" w:type="pct"/>
            <w:vAlign w:val="center"/>
          </w:tcPr>
          <w:p w14:paraId="4F74914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3B5681A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180A2E43"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714A7F4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CA9050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6533EE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3CE5A26C"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498896FB"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01A3123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3AD8B40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59B745B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67103AE"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495E4C1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457A25E"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2D92DC66" w14:textId="77777777" w:rsidTr="00726DB1">
        <w:trPr>
          <w:jc w:val="center"/>
        </w:trPr>
        <w:tc>
          <w:tcPr>
            <w:tcW w:w="4754" w:type="pct"/>
            <w:gridSpan w:val="14"/>
            <w:vAlign w:val="center"/>
          </w:tcPr>
          <w:p w14:paraId="2213EFA2" w14:textId="77777777" w:rsidR="0031029C" w:rsidRPr="0008212F" w:rsidRDefault="0031029C" w:rsidP="0031029C">
            <w:pPr>
              <w:keepNext/>
              <w:spacing w:after="0" w:line="240" w:lineRule="auto"/>
              <w:outlineLvl w:val="3"/>
              <w:rPr>
                <w:rFonts w:eastAsia="Times New Roman" w:cs="Times New Roman"/>
                <w:b/>
                <w:bCs/>
                <w:szCs w:val="20"/>
              </w:rPr>
            </w:pPr>
            <w:r w:rsidRPr="0008212F">
              <w:rPr>
                <w:rFonts w:eastAsia="Times New Roman" w:cs="Times New Roman"/>
                <w:b/>
                <w:bCs/>
                <w:szCs w:val="20"/>
              </w:rPr>
              <w:t>Placement Year (where applicable)</w:t>
            </w:r>
          </w:p>
        </w:tc>
        <w:tc>
          <w:tcPr>
            <w:tcW w:w="246" w:type="pct"/>
            <w:vAlign w:val="center"/>
          </w:tcPr>
          <w:p w14:paraId="3B05D706" w14:textId="77777777" w:rsidR="0031029C" w:rsidRPr="0008212F" w:rsidRDefault="0031029C" w:rsidP="0031029C">
            <w:pPr>
              <w:keepNext/>
              <w:spacing w:after="0" w:line="240" w:lineRule="auto"/>
              <w:jc w:val="center"/>
              <w:outlineLvl w:val="3"/>
              <w:rPr>
                <w:rFonts w:eastAsia="Times New Roman" w:cs="Times New Roman"/>
                <w:b/>
                <w:bCs/>
                <w:szCs w:val="20"/>
                <w:highlight w:val="yellow"/>
              </w:rPr>
            </w:pPr>
          </w:p>
        </w:tc>
      </w:tr>
      <w:tr w:rsidR="0031029C" w:rsidRPr="0008212F" w14:paraId="2C5265E4" w14:textId="77777777" w:rsidTr="00726DB1">
        <w:trPr>
          <w:jc w:val="center"/>
        </w:trPr>
        <w:tc>
          <w:tcPr>
            <w:tcW w:w="1405" w:type="pct"/>
          </w:tcPr>
          <w:p w14:paraId="1566542E" w14:textId="77777777" w:rsidR="0031029C" w:rsidRPr="0008212F" w:rsidRDefault="0031029C" w:rsidP="0031029C">
            <w:pPr>
              <w:keepNext/>
              <w:spacing w:after="0" w:line="240" w:lineRule="auto"/>
              <w:outlineLvl w:val="3"/>
              <w:rPr>
                <w:rFonts w:eastAsia="Times New Roman" w:cs="Times New Roman"/>
                <w:b/>
                <w:bCs/>
                <w:szCs w:val="20"/>
              </w:rPr>
            </w:pPr>
            <w:r w:rsidRPr="0008212F">
              <w:rPr>
                <w:rFonts w:eastAsia="Times New Roman" w:cs="Times New Roman"/>
                <w:b/>
                <w:bCs/>
                <w:szCs w:val="20"/>
              </w:rPr>
              <w:t>Work Placement</w:t>
            </w:r>
          </w:p>
        </w:tc>
        <w:tc>
          <w:tcPr>
            <w:tcW w:w="300" w:type="pct"/>
            <w:vAlign w:val="center"/>
          </w:tcPr>
          <w:p w14:paraId="1152480D"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300" w:type="pct"/>
            <w:vAlign w:val="center"/>
          </w:tcPr>
          <w:p w14:paraId="278576E7"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301" w:type="pct"/>
            <w:vAlign w:val="center"/>
          </w:tcPr>
          <w:p w14:paraId="07CFAE6A"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246" w:type="pct"/>
            <w:vAlign w:val="center"/>
          </w:tcPr>
          <w:p w14:paraId="5FDDD9C2"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246" w:type="pct"/>
            <w:vAlign w:val="center"/>
          </w:tcPr>
          <w:p w14:paraId="40165BCF"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246" w:type="pct"/>
            <w:vAlign w:val="center"/>
          </w:tcPr>
          <w:p w14:paraId="5AEB1574"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243" w:type="pct"/>
            <w:vAlign w:val="center"/>
          </w:tcPr>
          <w:p w14:paraId="69C6B385"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243" w:type="pct"/>
            <w:vAlign w:val="center"/>
          </w:tcPr>
          <w:p w14:paraId="4C738E19"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243" w:type="pct"/>
            <w:vAlign w:val="center"/>
          </w:tcPr>
          <w:p w14:paraId="7880A3EA"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243" w:type="pct"/>
            <w:vAlign w:val="center"/>
          </w:tcPr>
          <w:p w14:paraId="4DE5D5F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6259906"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246" w:type="pct"/>
            <w:vAlign w:val="center"/>
          </w:tcPr>
          <w:p w14:paraId="7F0AAE67"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246" w:type="pct"/>
            <w:vAlign w:val="center"/>
          </w:tcPr>
          <w:p w14:paraId="5684C1FE" w14:textId="77777777" w:rsidR="0031029C" w:rsidRPr="0008212F" w:rsidRDefault="0031029C" w:rsidP="0031029C">
            <w:pPr>
              <w:keepNext/>
              <w:spacing w:after="0" w:line="240" w:lineRule="auto"/>
              <w:jc w:val="center"/>
              <w:outlineLvl w:val="3"/>
              <w:rPr>
                <w:rFonts w:eastAsia="Times New Roman" w:cs="Times New Roman"/>
                <w:b/>
                <w:bCs/>
                <w:szCs w:val="20"/>
              </w:rPr>
            </w:pPr>
          </w:p>
        </w:tc>
        <w:tc>
          <w:tcPr>
            <w:tcW w:w="246" w:type="pct"/>
            <w:vAlign w:val="center"/>
          </w:tcPr>
          <w:p w14:paraId="3D9E3EDA"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r>
      <w:tr w:rsidR="0031029C" w:rsidRPr="0008212F" w14:paraId="5D436386" w14:textId="77777777" w:rsidTr="00726DB1">
        <w:trPr>
          <w:jc w:val="center"/>
        </w:trPr>
        <w:tc>
          <w:tcPr>
            <w:tcW w:w="4754" w:type="pct"/>
            <w:gridSpan w:val="14"/>
            <w:vAlign w:val="center"/>
          </w:tcPr>
          <w:p w14:paraId="291DB767" w14:textId="77777777" w:rsidR="0031029C" w:rsidRPr="0008212F" w:rsidRDefault="0031029C" w:rsidP="0031029C">
            <w:pPr>
              <w:keepNext/>
              <w:spacing w:after="0" w:line="240" w:lineRule="auto"/>
              <w:outlineLvl w:val="3"/>
              <w:rPr>
                <w:rFonts w:eastAsia="Times New Roman" w:cs="Times New Roman"/>
                <w:b/>
                <w:bCs/>
                <w:szCs w:val="20"/>
              </w:rPr>
            </w:pPr>
            <w:r w:rsidRPr="0008212F">
              <w:rPr>
                <w:rFonts w:eastAsia="Times New Roman" w:cs="Times New Roman"/>
                <w:b/>
                <w:bCs/>
                <w:szCs w:val="20"/>
              </w:rPr>
              <w:t>FHEQ Level 6</w:t>
            </w:r>
          </w:p>
        </w:tc>
        <w:tc>
          <w:tcPr>
            <w:tcW w:w="246" w:type="pct"/>
            <w:vAlign w:val="center"/>
          </w:tcPr>
          <w:p w14:paraId="3BFEA2FF" w14:textId="77777777" w:rsidR="0031029C" w:rsidRPr="0008212F" w:rsidRDefault="0031029C" w:rsidP="0031029C">
            <w:pPr>
              <w:keepNext/>
              <w:spacing w:after="0" w:line="240" w:lineRule="auto"/>
              <w:jc w:val="center"/>
              <w:outlineLvl w:val="3"/>
              <w:rPr>
                <w:rFonts w:eastAsia="Times New Roman" w:cs="Times New Roman"/>
                <w:b/>
                <w:bCs/>
                <w:szCs w:val="20"/>
              </w:rPr>
            </w:pPr>
          </w:p>
        </w:tc>
      </w:tr>
      <w:tr w:rsidR="0031029C" w:rsidRPr="0008212F" w14:paraId="08E15B37" w14:textId="77777777" w:rsidTr="00726DB1">
        <w:trPr>
          <w:jc w:val="center"/>
        </w:trPr>
        <w:tc>
          <w:tcPr>
            <w:tcW w:w="1405" w:type="pct"/>
            <w:vAlign w:val="center"/>
          </w:tcPr>
          <w:p w14:paraId="27AAF7D3"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Indie Game Project</w:t>
            </w:r>
          </w:p>
        </w:tc>
        <w:tc>
          <w:tcPr>
            <w:tcW w:w="300" w:type="pct"/>
            <w:vAlign w:val="center"/>
          </w:tcPr>
          <w:p w14:paraId="7C597EED"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300" w:type="pct"/>
            <w:vAlign w:val="center"/>
          </w:tcPr>
          <w:p w14:paraId="2555F3F6"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301" w:type="pct"/>
            <w:vAlign w:val="center"/>
          </w:tcPr>
          <w:p w14:paraId="5781E5BD"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7B998A4"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62CF5D4"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74962F9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60436264"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515C5334"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168FA69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4847557B"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6D7688B"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A7FBB8B"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5FD61B3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710CECA8"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764A6D82" w14:textId="77777777" w:rsidTr="00726DB1">
        <w:trPr>
          <w:jc w:val="center"/>
        </w:trPr>
        <w:tc>
          <w:tcPr>
            <w:tcW w:w="1405" w:type="pct"/>
            <w:vAlign w:val="center"/>
          </w:tcPr>
          <w:p w14:paraId="2E801881"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Video Game Design</w:t>
            </w:r>
          </w:p>
        </w:tc>
        <w:tc>
          <w:tcPr>
            <w:tcW w:w="300" w:type="pct"/>
            <w:vAlign w:val="center"/>
          </w:tcPr>
          <w:p w14:paraId="5BE75D3D"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300" w:type="pct"/>
            <w:vAlign w:val="center"/>
          </w:tcPr>
          <w:p w14:paraId="47A4E2DE"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301" w:type="pct"/>
            <w:vAlign w:val="center"/>
          </w:tcPr>
          <w:p w14:paraId="5B78A7E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57F3D273"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165F69D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52E2518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79DFB0C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4464FE8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BA2C0FB"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7B7D793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BCE059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33283B3"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58D2C4D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C1AE897"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7B39EAF6" w14:textId="77777777" w:rsidTr="00726DB1">
        <w:trPr>
          <w:jc w:val="center"/>
        </w:trPr>
        <w:tc>
          <w:tcPr>
            <w:tcW w:w="1405" w:type="pct"/>
            <w:vAlign w:val="center"/>
          </w:tcPr>
          <w:p w14:paraId="71943966"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Mobile Applications</w:t>
            </w:r>
          </w:p>
        </w:tc>
        <w:tc>
          <w:tcPr>
            <w:tcW w:w="300" w:type="pct"/>
            <w:vAlign w:val="center"/>
          </w:tcPr>
          <w:p w14:paraId="1932946B"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135ADF3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2FF8E6F6"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7010603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9D0624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FCBDE4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51A2B89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6B47AA2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5FD2F96A"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098EC24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53370CF5"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42C389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1A93B5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3661A73"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264F7DC9" w14:textId="77777777" w:rsidTr="00726DB1">
        <w:trPr>
          <w:jc w:val="center"/>
        </w:trPr>
        <w:tc>
          <w:tcPr>
            <w:tcW w:w="1405" w:type="pct"/>
            <w:vAlign w:val="center"/>
          </w:tcPr>
          <w:p w14:paraId="0DFDC1BF"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Software Systems Development</w:t>
            </w:r>
          </w:p>
        </w:tc>
        <w:tc>
          <w:tcPr>
            <w:tcW w:w="300" w:type="pct"/>
            <w:vAlign w:val="center"/>
          </w:tcPr>
          <w:p w14:paraId="603A547B"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0F1E265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015C064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6178D488"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6085FB1B"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30ED88C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114B8DFE"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29772D64"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2B76432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131CE73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C16D7A8"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3AAF7C9E"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38C829F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5D10DEB1"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78898E60" w14:textId="77777777" w:rsidTr="00726DB1">
        <w:trPr>
          <w:jc w:val="center"/>
        </w:trPr>
        <w:tc>
          <w:tcPr>
            <w:tcW w:w="1405" w:type="pct"/>
            <w:vAlign w:val="center"/>
          </w:tcPr>
          <w:p w14:paraId="2A74BDF8"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Software Requirement Project Management</w:t>
            </w:r>
          </w:p>
        </w:tc>
        <w:tc>
          <w:tcPr>
            <w:tcW w:w="300" w:type="pct"/>
            <w:vAlign w:val="center"/>
          </w:tcPr>
          <w:p w14:paraId="4D0D6A84"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25432F24"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514D2720"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4C7B3C0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11405B2"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63A0D4B"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4AFB631"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4C1B7EF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6022A4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030FDB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7820D908"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CD0A79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7FAB4493"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75B37831"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62BBC321" w14:textId="77777777" w:rsidTr="00726DB1">
        <w:trPr>
          <w:jc w:val="center"/>
        </w:trPr>
        <w:tc>
          <w:tcPr>
            <w:tcW w:w="1405" w:type="pct"/>
            <w:vAlign w:val="center"/>
          </w:tcPr>
          <w:p w14:paraId="183CA688"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The Business of Games</w:t>
            </w:r>
          </w:p>
        </w:tc>
        <w:tc>
          <w:tcPr>
            <w:tcW w:w="300" w:type="pct"/>
            <w:vAlign w:val="center"/>
          </w:tcPr>
          <w:p w14:paraId="552DFB6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2DD043E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22F82F37"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49B49E7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ABEE24E"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19C1166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110E3E4B"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68450BA7"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020F513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0681B992"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49A1D1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6B37B13"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73B5069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16F33BF7"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327F8032" w14:textId="77777777" w:rsidTr="00726DB1">
        <w:trPr>
          <w:jc w:val="center"/>
        </w:trPr>
        <w:tc>
          <w:tcPr>
            <w:tcW w:w="1405" w:type="pct"/>
            <w:vAlign w:val="center"/>
          </w:tcPr>
          <w:p w14:paraId="02C21AB9"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Sound for Video and Computer Games</w:t>
            </w:r>
          </w:p>
        </w:tc>
        <w:tc>
          <w:tcPr>
            <w:tcW w:w="300" w:type="pct"/>
            <w:vAlign w:val="center"/>
          </w:tcPr>
          <w:p w14:paraId="110533D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300" w:type="pct"/>
            <w:vAlign w:val="center"/>
          </w:tcPr>
          <w:p w14:paraId="28C24EFD"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371ECE1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C660C3B"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1218F35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59D441B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4CE9BC0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5A00473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1A6E7027"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3540874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6B76AA3F"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7054FD62"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8CCAFB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47AE669"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29CBE8D0" w14:textId="77777777" w:rsidTr="00726DB1">
        <w:trPr>
          <w:jc w:val="center"/>
        </w:trPr>
        <w:tc>
          <w:tcPr>
            <w:tcW w:w="1405" w:type="pct"/>
            <w:vAlign w:val="center"/>
          </w:tcPr>
          <w:p w14:paraId="35C2CAF4"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Artificial Intelligence for Games</w:t>
            </w:r>
          </w:p>
        </w:tc>
        <w:tc>
          <w:tcPr>
            <w:tcW w:w="300" w:type="pct"/>
            <w:vAlign w:val="center"/>
          </w:tcPr>
          <w:p w14:paraId="3061241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03DA312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6581813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0AF7E61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A18AF7A"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2ED4EFE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3FB5DBA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334C541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1434F0D9"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69081B7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A6BEAD4"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A924C2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19FF039"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4DFC3B1E"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5866785F" w14:textId="77777777" w:rsidTr="00726DB1">
        <w:trPr>
          <w:jc w:val="center"/>
        </w:trPr>
        <w:tc>
          <w:tcPr>
            <w:tcW w:w="1405" w:type="pct"/>
            <w:vAlign w:val="center"/>
          </w:tcPr>
          <w:p w14:paraId="5F0EEE51"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Curriculum Plus</w:t>
            </w:r>
          </w:p>
        </w:tc>
        <w:tc>
          <w:tcPr>
            <w:tcW w:w="300" w:type="pct"/>
            <w:vAlign w:val="center"/>
          </w:tcPr>
          <w:p w14:paraId="3DB17D8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755EBE4F"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7BCB73B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56E8F59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E94AA18"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655B6E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0623B335"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7B59B9AC"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60E687D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48F7E806"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F462E5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57E5B00"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E4A6C2E"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0B940E8" w14:textId="77777777" w:rsidR="0031029C" w:rsidRPr="0008212F" w:rsidRDefault="0031029C" w:rsidP="0031029C">
            <w:pPr>
              <w:spacing w:after="0" w:line="240" w:lineRule="auto"/>
              <w:jc w:val="center"/>
              <w:rPr>
                <w:rFonts w:eastAsia="Times New Roman" w:cs="Times New Roman"/>
                <w:color w:val="000000"/>
                <w:szCs w:val="20"/>
                <w:lang w:eastAsia="en-GB"/>
              </w:rPr>
            </w:pPr>
          </w:p>
        </w:tc>
      </w:tr>
      <w:tr w:rsidR="0031029C" w:rsidRPr="0008212F" w14:paraId="2F785BED" w14:textId="77777777" w:rsidTr="00726DB1">
        <w:trPr>
          <w:jc w:val="center"/>
        </w:trPr>
        <w:tc>
          <w:tcPr>
            <w:tcW w:w="1405" w:type="pct"/>
            <w:vAlign w:val="center"/>
          </w:tcPr>
          <w:p w14:paraId="7D946ACB" w14:textId="77777777" w:rsidR="0031029C" w:rsidRPr="0008212F" w:rsidRDefault="0031029C" w:rsidP="0031029C">
            <w:pPr>
              <w:spacing w:after="0" w:line="240" w:lineRule="auto"/>
              <w:rPr>
                <w:rFonts w:eastAsia="Times New Roman" w:cs="Calibri"/>
                <w:szCs w:val="20"/>
              </w:rPr>
            </w:pPr>
            <w:r w:rsidRPr="0008212F">
              <w:rPr>
                <w:rFonts w:eastAsia="Times New Roman" w:cs="Calibri"/>
                <w:szCs w:val="20"/>
              </w:rPr>
              <w:t>Computer Law and Intellectual Property</w:t>
            </w:r>
          </w:p>
        </w:tc>
        <w:tc>
          <w:tcPr>
            <w:tcW w:w="300" w:type="pct"/>
            <w:vAlign w:val="center"/>
          </w:tcPr>
          <w:p w14:paraId="5CB5D0C1"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0" w:type="pct"/>
            <w:vAlign w:val="center"/>
          </w:tcPr>
          <w:p w14:paraId="0ED7521D"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301" w:type="pct"/>
            <w:vAlign w:val="center"/>
          </w:tcPr>
          <w:p w14:paraId="765256F8"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6FDAD57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3171BAC5"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27879A1A"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48A96B3E"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623043F8"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3" w:type="pct"/>
            <w:vAlign w:val="center"/>
          </w:tcPr>
          <w:p w14:paraId="690C735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3" w:type="pct"/>
            <w:vAlign w:val="center"/>
          </w:tcPr>
          <w:p w14:paraId="03D27A03"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8311B62" w14:textId="77777777" w:rsidR="0031029C" w:rsidRPr="0008212F" w:rsidRDefault="0031029C" w:rsidP="0031029C">
            <w:pPr>
              <w:spacing w:after="0" w:line="240" w:lineRule="auto"/>
              <w:jc w:val="center"/>
              <w:rPr>
                <w:rFonts w:eastAsia="Times New Roman" w:cs="Times New Roman"/>
                <w:color w:val="000000"/>
                <w:szCs w:val="20"/>
                <w:lang w:eastAsia="en-GB"/>
              </w:rPr>
            </w:pPr>
          </w:p>
        </w:tc>
        <w:tc>
          <w:tcPr>
            <w:tcW w:w="246" w:type="pct"/>
            <w:vAlign w:val="center"/>
          </w:tcPr>
          <w:p w14:paraId="2910D7DA"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0F6856EB" w14:textId="77777777" w:rsidR="0031029C" w:rsidRPr="0008212F" w:rsidRDefault="0031029C" w:rsidP="0031029C">
            <w:pPr>
              <w:spacing w:after="0" w:line="240" w:lineRule="auto"/>
              <w:jc w:val="center"/>
              <w:rPr>
                <w:rFonts w:eastAsia="Times New Roman" w:cs="Times New Roman"/>
                <w:color w:val="000000"/>
                <w:szCs w:val="20"/>
                <w:lang w:eastAsia="en-GB"/>
              </w:rPr>
            </w:pPr>
            <w:r w:rsidRPr="0008212F">
              <w:rPr>
                <w:rFonts w:eastAsia="Times New Roman" w:cs="Times New Roman"/>
                <w:color w:val="000000"/>
                <w:szCs w:val="20"/>
                <w:lang w:eastAsia="en-GB"/>
              </w:rPr>
              <w:sym w:font="Symbol" w:char="F0B7"/>
            </w:r>
          </w:p>
        </w:tc>
        <w:tc>
          <w:tcPr>
            <w:tcW w:w="246" w:type="pct"/>
            <w:vAlign w:val="center"/>
          </w:tcPr>
          <w:p w14:paraId="12576FEC" w14:textId="77777777" w:rsidR="0031029C" w:rsidRPr="0008212F" w:rsidRDefault="0031029C" w:rsidP="0031029C">
            <w:pPr>
              <w:spacing w:after="0" w:line="240" w:lineRule="auto"/>
              <w:jc w:val="center"/>
              <w:rPr>
                <w:rFonts w:eastAsia="Times New Roman" w:cs="Times New Roman"/>
                <w:color w:val="000000"/>
                <w:szCs w:val="20"/>
                <w:lang w:eastAsia="en-GB"/>
              </w:rPr>
            </w:pPr>
          </w:p>
        </w:tc>
      </w:tr>
    </w:tbl>
    <w:p w14:paraId="5D2D47C3" w14:textId="77777777" w:rsidR="00726DB1" w:rsidRDefault="00726DB1" w:rsidP="00AC09F3"/>
    <w:p w14:paraId="186056F7" w14:textId="2D26DC08" w:rsidR="0031029C" w:rsidRPr="0008212F" w:rsidRDefault="00726DB1" w:rsidP="00726DB1">
      <w:pPr>
        <w:pStyle w:val="Heading3"/>
        <w:rPr>
          <w:rFonts w:eastAsia="Times New Roman" w:cs="Times New Roman"/>
          <w:bCs/>
          <w:szCs w:val="20"/>
        </w:rPr>
      </w:pPr>
      <w:bookmarkStart w:id="511" w:name="_Toc457379887"/>
      <w:r w:rsidRPr="0008212F">
        <w:lastRenderedPageBreak/>
        <w:t>Course Structure and Assessment Summary</w:t>
      </w:r>
      <w:bookmarkEnd w:id="511"/>
    </w:p>
    <w:tbl>
      <w:tblPr>
        <w:tblpPr w:leftFromText="180" w:rightFromText="180" w:vertAnchor="text" w:horzAnchor="margin" w:tblpY="291"/>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959"/>
        <w:gridCol w:w="3693"/>
        <w:gridCol w:w="794"/>
        <w:gridCol w:w="677"/>
        <w:gridCol w:w="710"/>
        <w:gridCol w:w="574"/>
        <w:gridCol w:w="574"/>
        <w:gridCol w:w="574"/>
        <w:gridCol w:w="574"/>
      </w:tblGrid>
      <w:tr w:rsidR="00726DB1" w:rsidRPr="0008212F" w14:paraId="7A8C6039" w14:textId="77777777" w:rsidTr="00726DB1">
        <w:tc>
          <w:tcPr>
            <w:tcW w:w="959" w:type="dxa"/>
            <w:tcBorders>
              <w:top w:val="double" w:sz="4" w:space="0" w:color="auto"/>
              <w:bottom w:val="single" w:sz="4" w:space="0" w:color="auto"/>
            </w:tcBorders>
            <w:shd w:val="clear" w:color="auto" w:fill="E0E0E0"/>
          </w:tcPr>
          <w:p w14:paraId="5D7EDA31" w14:textId="77777777" w:rsidR="00726DB1" w:rsidRPr="0008212F" w:rsidRDefault="00726DB1" w:rsidP="00726DB1">
            <w:pPr>
              <w:keepNext/>
              <w:spacing w:after="0" w:line="240" w:lineRule="auto"/>
              <w:outlineLvl w:val="3"/>
              <w:rPr>
                <w:rFonts w:eastAsia="Times New Roman" w:cs="Times New Roman"/>
                <w:b/>
                <w:bCs/>
                <w:szCs w:val="20"/>
              </w:rPr>
            </w:pPr>
            <w:r w:rsidRPr="0008212F">
              <w:rPr>
                <w:rFonts w:eastAsia="Times New Roman" w:cs="Times New Roman"/>
                <w:b/>
                <w:bCs/>
                <w:szCs w:val="20"/>
              </w:rPr>
              <w:t>Code</w:t>
            </w:r>
          </w:p>
        </w:tc>
        <w:tc>
          <w:tcPr>
            <w:tcW w:w="3693" w:type="dxa"/>
            <w:tcBorders>
              <w:top w:val="double" w:sz="4" w:space="0" w:color="auto"/>
              <w:bottom w:val="single" w:sz="4" w:space="0" w:color="auto"/>
            </w:tcBorders>
            <w:shd w:val="clear" w:color="auto" w:fill="E0E0E0"/>
          </w:tcPr>
          <w:p w14:paraId="66857758" w14:textId="77777777" w:rsidR="00726DB1" w:rsidRPr="0008212F" w:rsidRDefault="00726DB1" w:rsidP="00726DB1">
            <w:pPr>
              <w:keepNext/>
              <w:spacing w:after="0" w:line="240" w:lineRule="auto"/>
              <w:outlineLvl w:val="3"/>
              <w:rPr>
                <w:rFonts w:eastAsia="Times New Roman" w:cs="Times New Roman"/>
                <w:b/>
                <w:bCs/>
                <w:szCs w:val="20"/>
              </w:rPr>
            </w:pPr>
            <w:r w:rsidRPr="0008212F">
              <w:rPr>
                <w:rFonts w:eastAsia="Times New Roman" w:cs="Times New Roman"/>
                <w:b/>
                <w:bCs/>
                <w:szCs w:val="20"/>
              </w:rPr>
              <w:t>Unit Name</w:t>
            </w:r>
          </w:p>
        </w:tc>
        <w:tc>
          <w:tcPr>
            <w:tcW w:w="794" w:type="dxa"/>
            <w:tcBorders>
              <w:top w:val="double" w:sz="4" w:space="0" w:color="auto"/>
              <w:bottom w:val="single" w:sz="4" w:space="0" w:color="auto"/>
            </w:tcBorders>
            <w:shd w:val="clear" w:color="auto" w:fill="E0E0E0"/>
          </w:tcPr>
          <w:p w14:paraId="29405A3D" w14:textId="77777777" w:rsidR="00726DB1" w:rsidRPr="0008212F" w:rsidRDefault="00726DB1" w:rsidP="00726DB1">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Credit</w:t>
            </w:r>
          </w:p>
        </w:tc>
        <w:tc>
          <w:tcPr>
            <w:tcW w:w="677" w:type="dxa"/>
            <w:tcBorders>
              <w:top w:val="double" w:sz="4" w:space="0" w:color="auto"/>
              <w:bottom w:val="single" w:sz="4" w:space="0" w:color="auto"/>
            </w:tcBorders>
            <w:shd w:val="clear" w:color="auto" w:fill="E0E0E0"/>
          </w:tcPr>
          <w:p w14:paraId="24D2A5E3" w14:textId="77777777" w:rsidR="00726DB1" w:rsidRPr="0008212F" w:rsidRDefault="00726DB1" w:rsidP="00726DB1">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Type</w:t>
            </w:r>
          </w:p>
        </w:tc>
        <w:tc>
          <w:tcPr>
            <w:tcW w:w="710" w:type="dxa"/>
            <w:tcBorders>
              <w:top w:val="double" w:sz="4" w:space="0" w:color="auto"/>
              <w:bottom w:val="single" w:sz="4" w:space="0" w:color="auto"/>
            </w:tcBorders>
            <w:shd w:val="clear" w:color="auto" w:fill="E0E0E0"/>
          </w:tcPr>
          <w:p w14:paraId="4032B322" w14:textId="77777777" w:rsidR="00726DB1" w:rsidRPr="0008212F" w:rsidRDefault="00726DB1" w:rsidP="00726DB1">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Mode</w:t>
            </w:r>
          </w:p>
        </w:tc>
        <w:tc>
          <w:tcPr>
            <w:tcW w:w="2296" w:type="dxa"/>
            <w:gridSpan w:val="4"/>
            <w:tcBorders>
              <w:top w:val="double" w:sz="4" w:space="0" w:color="auto"/>
              <w:bottom w:val="single" w:sz="4" w:space="0" w:color="auto"/>
            </w:tcBorders>
            <w:shd w:val="clear" w:color="auto" w:fill="E0E0E0"/>
          </w:tcPr>
          <w:p w14:paraId="740EE5A2" w14:textId="77777777" w:rsidR="00726DB1" w:rsidRPr="0008212F" w:rsidRDefault="00726DB1" w:rsidP="00726DB1">
            <w:pPr>
              <w:keepNext/>
              <w:spacing w:after="0" w:line="240" w:lineRule="auto"/>
              <w:jc w:val="center"/>
              <w:outlineLvl w:val="3"/>
              <w:rPr>
                <w:rFonts w:eastAsia="Times New Roman" w:cs="Times New Roman"/>
                <w:b/>
                <w:bCs/>
                <w:szCs w:val="20"/>
              </w:rPr>
            </w:pPr>
            <w:r w:rsidRPr="0008212F">
              <w:rPr>
                <w:rFonts w:eastAsia="Times New Roman" w:cs="Times New Roman"/>
                <w:b/>
                <w:bCs/>
                <w:szCs w:val="20"/>
              </w:rPr>
              <w:t>Assessment Element Weighting %</w:t>
            </w:r>
          </w:p>
        </w:tc>
      </w:tr>
      <w:tr w:rsidR="00726DB1" w:rsidRPr="0008212F" w14:paraId="3AE8DAF9" w14:textId="77777777" w:rsidTr="00726DB1">
        <w:tc>
          <w:tcPr>
            <w:tcW w:w="6833" w:type="dxa"/>
            <w:gridSpan w:val="5"/>
            <w:tcBorders>
              <w:top w:val="single" w:sz="4" w:space="0" w:color="auto"/>
              <w:bottom w:val="single" w:sz="4" w:space="0" w:color="auto"/>
            </w:tcBorders>
            <w:shd w:val="clear" w:color="auto" w:fill="E0E0E0"/>
          </w:tcPr>
          <w:p w14:paraId="76546BF5" w14:textId="77777777" w:rsidR="00726DB1" w:rsidRPr="0008212F" w:rsidRDefault="00726DB1" w:rsidP="00726DB1">
            <w:pPr>
              <w:keepNext/>
              <w:spacing w:after="0" w:line="240" w:lineRule="auto"/>
              <w:outlineLvl w:val="3"/>
              <w:rPr>
                <w:rFonts w:eastAsia="Times New Roman" w:cs="Times New Roman"/>
                <w:b/>
                <w:bCs/>
                <w:szCs w:val="20"/>
              </w:rPr>
            </w:pPr>
          </w:p>
        </w:tc>
        <w:tc>
          <w:tcPr>
            <w:tcW w:w="574" w:type="dxa"/>
            <w:tcBorders>
              <w:top w:val="single" w:sz="4" w:space="0" w:color="auto"/>
              <w:bottom w:val="single" w:sz="4" w:space="0" w:color="auto"/>
            </w:tcBorders>
            <w:shd w:val="clear" w:color="auto" w:fill="E0E0E0"/>
          </w:tcPr>
          <w:p w14:paraId="1FBE7C95" w14:textId="77777777" w:rsidR="00726DB1" w:rsidRPr="0008212F" w:rsidRDefault="00726DB1" w:rsidP="00726DB1">
            <w:pPr>
              <w:keepNext/>
              <w:spacing w:after="0" w:line="240" w:lineRule="auto"/>
              <w:outlineLvl w:val="3"/>
              <w:rPr>
                <w:rFonts w:eastAsia="Times New Roman" w:cs="Times New Roman"/>
                <w:b/>
                <w:bCs/>
                <w:szCs w:val="20"/>
              </w:rPr>
            </w:pPr>
            <w:r w:rsidRPr="0008212F">
              <w:rPr>
                <w:rFonts w:eastAsia="Times New Roman" w:cs="Times New Roman"/>
                <w:b/>
                <w:bCs/>
                <w:szCs w:val="20"/>
              </w:rPr>
              <w:t>AE1</w:t>
            </w:r>
          </w:p>
        </w:tc>
        <w:tc>
          <w:tcPr>
            <w:tcW w:w="574" w:type="dxa"/>
            <w:tcBorders>
              <w:top w:val="single" w:sz="4" w:space="0" w:color="auto"/>
              <w:bottom w:val="single" w:sz="4" w:space="0" w:color="auto"/>
            </w:tcBorders>
            <w:shd w:val="clear" w:color="auto" w:fill="E0E0E0"/>
          </w:tcPr>
          <w:p w14:paraId="69BE2D3A" w14:textId="77777777" w:rsidR="00726DB1" w:rsidRPr="0008212F" w:rsidRDefault="00726DB1" w:rsidP="00726DB1">
            <w:pPr>
              <w:keepNext/>
              <w:spacing w:after="0" w:line="240" w:lineRule="auto"/>
              <w:outlineLvl w:val="3"/>
              <w:rPr>
                <w:rFonts w:eastAsia="Times New Roman" w:cs="Times New Roman"/>
                <w:b/>
                <w:bCs/>
                <w:szCs w:val="20"/>
              </w:rPr>
            </w:pPr>
            <w:r w:rsidRPr="0008212F">
              <w:rPr>
                <w:rFonts w:eastAsia="Times New Roman" w:cs="Times New Roman"/>
                <w:b/>
                <w:bCs/>
                <w:szCs w:val="20"/>
              </w:rPr>
              <w:t>AE2</w:t>
            </w:r>
          </w:p>
        </w:tc>
        <w:tc>
          <w:tcPr>
            <w:tcW w:w="574" w:type="dxa"/>
            <w:tcBorders>
              <w:top w:val="single" w:sz="4" w:space="0" w:color="auto"/>
              <w:bottom w:val="single" w:sz="4" w:space="0" w:color="auto"/>
            </w:tcBorders>
            <w:shd w:val="clear" w:color="auto" w:fill="E0E0E0"/>
          </w:tcPr>
          <w:p w14:paraId="3FDA06C0" w14:textId="77777777" w:rsidR="00726DB1" w:rsidRPr="0008212F" w:rsidRDefault="00726DB1" w:rsidP="00726DB1">
            <w:pPr>
              <w:keepNext/>
              <w:spacing w:after="0" w:line="240" w:lineRule="auto"/>
              <w:outlineLvl w:val="3"/>
              <w:rPr>
                <w:rFonts w:eastAsia="Times New Roman" w:cs="Times New Roman"/>
                <w:b/>
                <w:bCs/>
                <w:szCs w:val="20"/>
              </w:rPr>
            </w:pPr>
            <w:r w:rsidRPr="0008212F">
              <w:rPr>
                <w:rFonts w:eastAsia="Times New Roman" w:cs="Times New Roman"/>
                <w:b/>
                <w:bCs/>
                <w:szCs w:val="20"/>
              </w:rPr>
              <w:t>AE3</w:t>
            </w:r>
          </w:p>
        </w:tc>
        <w:tc>
          <w:tcPr>
            <w:tcW w:w="574" w:type="dxa"/>
            <w:tcBorders>
              <w:top w:val="single" w:sz="4" w:space="0" w:color="auto"/>
              <w:bottom w:val="single" w:sz="4" w:space="0" w:color="auto"/>
            </w:tcBorders>
            <w:shd w:val="clear" w:color="auto" w:fill="E0E0E0"/>
          </w:tcPr>
          <w:p w14:paraId="2A41D72E" w14:textId="77777777" w:rsidR="00726DB1" w:rsidRPr="0008212F" w:rsidRDefault="00726DB1" w:rsidP="00726DB1">
            <w:pPr>
              <w:keepNext/>
              <w:spacing w:after="0" w:line="240" w:lineRule="auto"/>
              <w:outlineLvl w:val="3"/>
              <w:rPr>
                <w:rFonts w:eastAsia="Times New Roman" w:cs="Times New Roman"/>
                <w:b/>
                <w:bCs/>
                <w:szCs w:val="20"/>
              </w:rPr>
            </w:pPr>
            <w:r w:rsidRPr="0008212F">
              <w:rPr>
                <w:rFonts w:eastAsia="Times New Roman" w:cs="Times New Roman"/>
                <w:b/>
                <w:bCs/>
                <w:szCs w:val="20"/>
              </w:rPr>
              <w:t>AE4</w:t>
            </w:r>
          </w:p>
        </w:tc>
      </w:tr>
      <w:tr w:rsidR="00726DB1" w:rsidRPr="0008212F" w14:paraId="3FB15181" w14:textId="77777777" w:rsidTr="00726DB1">
        <w:tc>
          <w:tcPr>
            <w:tcW w:w="9129" w:type="dxa"/>
            <w:gridSpan w:val="9"/>
            <w:tcBorders>
              <w:top w:val="single" w:sz="4" w:space="0" w:color="auto"/>
            </w:tcBorders>
          </w:tcPr>
          <w:p w14:paraId="12256571" w14:textId="77777777" w:rsidR="00726DB1" w:rsidRPr="0008212F" w:rsidRDefault="00726DB1" w:rsidP="00726DB1">
            <w:pPr>
              <w:keepNext/>
              <w:spacing w:after="0" w:line="240" w:lineRule="auto"/>
              <w:outlineLvl w:val="3"/>
              <w:rPr>
                <w:rFonts w:eastAsia="Times New Roman" w:cs="Times New Roman"/>
                <w:b/>
                <w:szCs w:val="20"/>
              </w:rPr>
            </w:pPr>
            <w:r w:rsidRPr="0008212F">
              <w:rPr>
                <w:rFonts w:eastAsia="Times New Roman" w:cs="Times New Roman"/>
                <w:b/>
                <w:bCs/>
                <w:szCs w:val="20"/>
              </w:rPr>
              <w:t>FHEQ Level 4</w:t>
            </w:r>
          </w:p>
        </w:tc>
      </w:tr>
      <w:tr w:rsidR="00726DB1" w:rsidRPr="0008212F" w14:paraId="3A44597D" w14:textId="77777777" w:rsidTr="00726DB1">
        <w:tc>
          <w:tcPr>
            <w:tcW w:w="959" w:type="dxa"/>
            <w:vAlign w:val="center"/>
          </w:tcPr>
          <w:p w14:paraId="10909736"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CGP400</w:t>
            </w:r>
          </w:p>
        </w:tc>
        <w:tc>
          <w:tcPr>
            <w:tcW w:w="3693" w:type="dxa"/>
          </w:tcPr>
          <w:p w14:paraId="1605A1D3" w14:textId="77777777" w:rsidR="00726DB1" w:rsidRPr="0008212F" w:rsidRDefault="00726DB1" w:rsidP="00726DB1">
            <w:pPr>
              <w:spacing w:after="0" w:line="240" w:lineRule="auto"/>
              <w:rPr>
                <w:rFonts w:eastAsia="Times New Roman" w:cs="Times New Roman"/>
                <w:szCs w:val="20"/>
              </w:rPr>
            </w:pPr>
            <w:r w:rsidRPr="0008212F">
              <w:rPr>
                <w:rFonts w:eastAsia="Times New Roman" w:cs="Times New Roman"/>
                <w:szCs w:val="20"/>
              </w:rPr>
              <w:t>Programming Fundamentals</w:t>
            </w:r>
          </w:p>
        </w:tc>
        <w:tc>
          <w:tcPr>
            <w:tcW w:w="794" w:type="dxa"/>
            <w:vAlign w:val="center"/>
          </w:tcPr>
          <w:p w14:paraId="711DDFC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w:t>
            </w:r>
          </w:p>
        </w:tc>
        <w:tc>
          <w:tcPr>
            <w:tcW w:w="677" w:type="dxa"/>
            <w:vAlign w:val="center"/>
          </w:tcPr>
          <w:p w14:paraId="221E19F4"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77D65E8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75F49C4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40</w:t>
            </w:r>
          </w:p>
        </w:tc>
        <w:tc>
          <w:tcPr>
            <w:tcW w:w="574" w:type="dxa"/>
            <w:vAlign w:val="center"/>
          </w:tcPr>
          <w:p w14:paraId="441B73B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60</w:t>
            </w:r>
          </w:p>
        </w:tc>
        <w:tc>
          <w:tcPr>
            <w:tcW w:w="574" w:type="dxa"/>
          </w:tcPr>
          <w:p w14:paraId="6C32B799"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70BA6868"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26E87179" w14:textId="77777777" w:rsidTr="00726DB1">
        <w:tc>
          <w:tcPr>
            <w:tcW w:w="959" w:type="dxa"/>
            <w:vAlign w:val="center"/>
          </w:tcPr>
          <w:p w14:paraId="6B29E60D"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CGP404</w:t>
            </w:r>
          </w:p>
        </w:tc>
        <w:tc>
          <w:tcPr>
            <w:tcW w:w="3693" w:type="dxa"/>
          </w:tcPr>
          <w:p w14:paraId="416B722A" w14:textId="77777777" w:rsidR="00726DB1" w:rsidRPr="0008212F" w:rsidRDefault="00726DB1" w:rsidP="00726DB1">
            <w:pPr>
              <w:spacing w:after="0" w:line="240" w:lineRule="auto"/>
              <w:rPr>
                <w:rFonts w:eastAsia="Times New Roman" w:cs="Times New Roman"/>
                <w:szCs w:val="20"/>
              </w:rPr>
            </w:pPr>
            <w:r w:rsidRPr="0008212F">
              <w:rPr>
                <w:rFonts w:eastAsia="Times New Roman" w:cs="Times New Roman"/>
                <w:szCs w:val="20"/>
              </w:rPr>
              <w:t>Scripting for Game Engines</w:t>
            </w:r>
          </w:p>
        </w:tc>
        <w:tc>
          <w:tcPr>
            <w:tcW w:w="794" w:type="dxa"/>
            <w:vAlign w:val="center"/>
          </w:tcPr>
          <w:p w14:paraId="52078F6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w:t>
            </w:r>
          </w:p>
        </w:tc>
        <w:tc>
          <w:tcPr>
            <w:tcW w:w="677" w:type="dxa"/>
            <w:vAlign w:val="center"/>
          </w:tcPr>
          <w:p w14:paraId="0715033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4C2A0411"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02EACFE7"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100</w:t>
            </w:r>
          </w:p>
        </w:tc>
        <w:tc>
          <w:tcPr>
            <w:tcW w:w="574" w:type="dxa"/>
            <w:vAlign w:val="center"/>
          </w:tcPr>
          <w:p w14:paraId="05368E96"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1908D6C8"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0324694D"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61557521" w14:textId="77777777" w:rsidTr="00726DB1">
        <w:tc>
          <w:tcPr>
            <w:tcW w:w="959" w:type="dxa"/>
            <w:vAlign w:val="center"/>
          </w:tcPr>
          <w:p w14:paraId="3E55FD86"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CGP405</w:t>
            </w:r>
          </w:p>
        </w:tc>
        <w:tc>
          <w:tcPr>
            <w:tcW w:w="3693" w:type="dxa"/>
          </w:tcPr>
          <w:p w14:paraId="03EBC640" w14:textId="77777777" w:rsidR="00726DB1" w:rsidRPr="0008212F" w:rsidRDefault="00726DB1" w:rsidP="00726DB1">
            <w:pPr>
              <w:spacing w:after="0" w:line="240" w:lineRule="auto"/>
              <w:rPr>
                <w:rFonts w:eastAsia="Times New Roman" w:cs="Times New Roman"/>
                <w:szCs w:val="20"/>
              </w:rPr>
            </w:pPr>
            <w:r w:rsidRPr="0008212F">
              <w:rPr>
                <w:rFonts w:eastAsia="Times New Roman" w:cs="Times New Roman"/>
                <w:szCs w:val="20"/>
              </w:rPr>
              <w:t>Computer Graphics for Games</w:t>
            </w:r>
          </w:p>
        </w:tc>
        <w:tc>
          <w:tcPr>
            <w:tcW w:w="794" w:type="dxa"/>
            <w:vAlign w:val="center"/>
          </w:tcPr>
          <w:p w14:paraId="072148D7"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22F40D70"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07B45769"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2C8A02D4"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100</w:t>
            </w:r>
          </w:p>
        </w:tc>
        <w:tc>
          <w:tcPr>
            <w:tcW w:w="574" w:type="dxa"/>
            <w:vAlign w:val="center"/>
          </w:tcPr>
          <w:p w14:paraId="459B54E2"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73144215"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6B38139E"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0D06DD0D" w14:textId="77777777" w:rsidTr="00726DB1">
        <w:tc>
          <w:tcPr>
            <w:tcW w:w="959" w:type="dxa"/>
            <w:vAlign w:val="center"/>
          </w:tcPr>
          <w:p w14:paraId="267B6003"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SWD401</w:t>
            </w:r>
          </w:p>
        </w:tc>
        <w:tc>
          <w:tcPr>
            <w:tcW w:w="3693" w:type="dxa"/>
          </w:tcPr>
          <w:p w14:paraId="661F1194" w14:textId="77777777" w:rsidR="00726DB1" w:rsidRPr="0008212F" w:rsidRDefault="00726DB1" w:rsidP="00726DB1">
            <w:pPr>
              <w:spacing w:after="0" w:line="240" w:lineRule="auto"/>
              <w:rPr>
                <w:rFonts w:eastAsia="Times New Roman" w:cs="Times New Roman"/>
                <w:szCs w:val="20"/>
              </w:rPr>
            </w:pPr>
            <w:r w:rsidRPr="0008212F">
              <w:rPr>
                <w:rFonts w:eastAsia="Times New Roman" w:cs="Times New Roman"/>
                <w:szCs w:val="20"/>
              </w:rPr>
              <w:t>Introduction to Databases</w:t>
            </w:r>
          </w:p>
        </w:tc>
        <w:tc>
          <w:tcPr>
            <w:tcW w:w="794" w:type="dxa"/>
            <w:vAlign w:val="center"/>
          </w:tcPr>
          <w:p w14:paraId="50F24756"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79A78FA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2C3EB23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7C48AD64"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100</w:t>
            </w:r>
          </w:p>
        </w:tc>
        <w:tc>
          <w:tcPr>
            <w:tcW w:w="574" w:type="dxa"/>
            <w:vAlign w:val="center"/>
          </w:tcPr>
          <w:p w14:paraId="0B30D05D"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6AB63D26"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6C54D1F0"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78D5A930" w14:textId="77777777" w:rsidTr="00726DB1">
        <w:tc>
          <w:tcPr>
            <w:tcW w:w="959" w:type="dxa"/>
            <w:vAlign w:val="center"/>
          </w:tcPr>
          <w:p w14:paraId="5B5AEEBF"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CGP406</w:t>
            </w:r>
          </w:p>
        </w:tc>
        <w:tc>
          <w:tcPr>
            <w:tcW w:w="3693" w:type="dxa"/>
          </w:tcPr>
          <w:p w14:paraId="4A8609FA" w14:textId="77777777" w:rsidR="00726DB1" w:rsidRPr="0008212F" w:rsidRDefault="00726DB1" w:rsidP="00726DB1">
            <w:pPr>
              <w:spacing w:after="0" w:line="240" w:lineRule="auto"/>
              <w:rPr>
                <w:rFonts w:eastAsia="Times New Roman" w:cs="Times New Roman"/>
                <w:szCs w:val="20"/>
              </w:rPr>
            </w:pPr>
            <w:r w:rsidRPr="0008212F">
              <w:rPr>
                <w:rFonts w:eastAsia="Times New Roman" w:cs="Times New Roman"/>
                <w:szCs w:val="20"/>
              </w:rPr>
              <w:t>Group Projects</w:t>
            </w:r>
          </w:p>
        </w:tc>
        <w:tc>
          <w:tcPr>
            <w:tcW w:w="794" w:type="dxa"/>
            <w:vAlign w:val="center"/>
          </w:tcPr>
          <w:p w14:paraId="13398793"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2112DE6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6BEA101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0D7949C9"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100</w:t>
            </w:r>
          </w:p>
        </w:tc>
        <w:tc>
          <w:tcPr>
            <w:tcW w:w="574" w:type="dxa"/>
            <w:vAlign w:val="center"/>
          </w:tcPr>
          <w:p w14:paraId="0110534E"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6A587C0C"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5F9BD8B6"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401624BD" w14:textId="77777777" w:rsidTr="00726DB1">
        <w:tc>
          <w:tcPr>
            <w:tcW w:w="959" w:type="dxa"/>
            <w:vAlign w:val="center"/>
          </w:tcPr>
          <w:p w14:paraId="37C885E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CGP407</w:t>
            </w:r>
          </w:p>
        </w:tc>
        <w:tc>
          <w:tcPr>
            <w:tcW w:w="3693" w:type="dxa"/>
          </w:tcPr>
          <w:p w14:paraId="22C6E017" w14:textId="77777777" w:rsidR="00726DB1" w:rsidRPr="0008212F" w:rsidRDefault="00726DB1" w:rsidP="00726DB1">
            <w:pPr>
              <w:spacing w:after="0" w:line="240" w:lineRule="auto"/>
              <w:rPr>
                <w:rFonts w:eastAsia="Times New Roman" w:cs="Times New Roman"/>
                <w:szCs w:val="20"/>
              </w:rPr>
            </w:pPr>
            <w:r w:rsidRPr="0008212F">
              <w:rPr>
                <w:rFonts w:eastAsia="Times New Roman" w:cs="Times New Roman"/>
                <w:szCs w:val="20"/>
              </w:rPr>
              <w:t>Introduction to Computer Games</w:t>
            </w:r>
          </w:p>
        </w:tc>
        <w:tc>
          <w:tcPr>
            <w:tcW w:w="794" w:type="dxa"/>
            <w:vAlign w:val="center"/>
          </w:tcPr>
          <w:p w14:paraId="428FAA06"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1C7A6F97"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2017AB4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471392B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100</w:t>
            </w:r>
          </w:p>
        </w:tc>
        <w:tc>
          <w:tcPr>
            <w:tcW w:w="574" w:type="dxa"/>
            <w:vAlign w:val="center"/>
          </w:tcPr>
          <w:p w14:paraId="54EF9BD1"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07398303"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4463B4A6"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04330E4B" w14:textId="77777777" w:rsidTr="00726DB1">
        <w:tc>
          <w:tcPr>
            <w:tcW w:w="959" w:type="dxa"/>
            <w:vAlign w:val="center"/>
          </w:tcPr>
          <w:p w14:paraId="2C8C37BC"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CGP402</w:t>
            </w:r>
          </w:p>
        </w:tc>
        <w:tc>
          <w:tcPr>
            <w:tcW w:w="3693" w:type="dxa"/>
            <w:vAlign w:val="center"/>
          </w:tcPr>
          <w:p w14:paraId="1A42EF4E" w14:textId="77777777" w:rsidR="00726DB1" w:rsidRPr="0008212F" w:rsidRDefault="00726DB1" w:rsidP="00726DB1">
            <w:pPr>
              <w:spacing w:after="0" w:line="240" w:lineRule="auto"/>
              <w:rPr>
                <w:rFonts w:eastAsia="Times New Roman" w:cs="Times New Roman"/>
                <w:szCs w:val="20"/>
              </w:rPr>
            </w:pPr>
            <w:r w:rsidRPr="0008212F">
              <w:rPr>
                <w:rFonts w:eastAsia="Times New Roman" w:cs="Times New Roman"/>
                <w:szCs w:val="20"/>
              </w:rPr>
              <w:t>Maths for Games</w:t>
            </w:r>
          </w:p>
        </w:tc>
        <w:tc>
          <w:tcPr>
            <w:tcW w:w="794" w:type="dxa"/>
            <w:vAlign w:val="center"/>
          </w:tcPr>
          <w:p w14:paraId="14E34C2B"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w:t>
            </w:r>
          </w:p>
        </w:tc>
        <w:tc>
          <w:tcPr>
            <w:tcW w:w="677" w:type="dxa"/>
            <w:vAlign w:val="center"/>
          </w:tcPr>
          <w:p w14:paraId="6EEDD660"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35460907"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5AD5179A"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vAlign w:val="center"/>
          </w:tcPr>
          <w:p w14:paraId="3BF7426A"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tcPr>
          <w:p w14:paraId="17BBC3B0"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194EEEFD"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6F21932C" w14:textId="77777777" w:rsidTr="00726DB1">
        <w:tc>
          <w:tcPr>
            <w:tcW w:w="959" w:type="dxa"/>
            <w:vAlign w:val="center"/>
          </w:tcPr>
          <w:p w14:paraId="35B8176F"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CGP403</w:t>
            </w:r>
          </w:p>
        </w:tc>
        <w:tc>
          <w:tcPr>
            <w:tcW w:w="3693" w:type="dxa"/>
          </w:tcPr>
          <w:p w14:paraId="7267BC09" w14:textId="77777777" w:rsidR="00726DB1" w:rsidRPr="0008212F" w:rsidRDefault="00726DB1" w:rsidP="00726DB1">
            <w:pPr>
              <w:spacing w:after="0" w:line="240" w:lineRule="auto"/>
              <w:rPr>
                <w:rFonts w:eastAsia="Times New Roman" w:cs="Times New Roman"/>
                <w:szCs w:val="20"/>
              </w:rPr>
            </w:pPr>
            <w:r w:rsidRPr="0008212F">
              <w:rPr>
                <w:rFonts w:eastAsia="Times New Roman" w:cs="Times New Roman"/>
                <w:szCs w:val="20"/>
              </w:rPr>
              <w:t>Games Physics</w:t>
            </w:r>
          </w:p>
        </w:tc>
        <w:tc>
          <w:tcPr>
            <w:tcW w:w="794" w:type="dxa"/>
            <w:vAlign w:val="center"/>
          </w:tcPr>
          <w:p w14:paraId="10A5A6C0"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w:t>
            </w:r>
          </w:p>
        </w:tc>
        <w:tc>
          <w:tcPr>
            <w:tcW w:w="677" w:type="dxa"/>
            <w:vAlign w:val="center"/>
          </w:tcPr>
          <w:p w14:paraId="3DFAC26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5801D60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597C5269"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100</w:t>
            </w:r>
          </w:p>
        </w:tc>
        <w:tc>
          <w:tcPr>
            <w:tcW w:w="574" w:type="dxa"/>
            <w:vAlign w:val="center"/>
          </w:tcPr>
          <w:p w14:paraId="117262C2"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6C43736E"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72B043AF"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0F5B4092" w14:textId="77777777" w:rsidTr="00726DB1">
        <w:tc>
          <w:tcPr>
            <w:tcW w:w="9129" w:type="dxa"/>
            <w:gridSpan w:val="9"/>
          </w:tcPr>
          <w:p w14:paraId="7617EFE6" w14:textId="77777777" w:rsidR="00726DB1" w:rsidRPr="0008212F" w:rsidRDefault="00726DB1" w:rsidP="00726DB1">
            <w:pPr>
              <w:keepNext/>
              <w:spacing w:after="0" w:line="240" w:lineRule="auto"/>
              <w:outlineLvl w:val="3"/>
              <w:rPr>
                <w:rFonts w:eastAsia="Times New Roman" w:cs="Times New Roman"/>
                <w:b/>
                <w:szCs w:val="20"/>
              </w:rPr>
            </w:pPr>
            <w:r w:rsidRPr="0008212F">
              <w:rPr>
                <w:rFonts w:eastAsia="Times New Roman" w:cs="Times New Roman"/>
                <w:b/>
                <w:bCs/>
                <w:szCs w:val="20"/>
              </w:rPr>
              <w:t xml:space="preserve">FHEQ Level 5 </w:t>
            </w:r>
          </w:p>
        </w:tc>
      </w:tr>
      <w:tr w:rsidR="00726DB1" w:rsidRPr="0008212F" w14:paraId="32CF9E20" w14:textId="77777777" w:rsidTr="00726DB1">
        <w:tc>
          <w:tcPr>
            <w:tcW w:w="959" w:type="dxa"/>
            <w:vAlign w:val="center"/>
          </w:tcPr>
          <w:p w14:paraId="3AC8D7D0"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CGP502</w:t>
            </w:r>
          </w:p>
        </w:tc>
        <w:tc>
          <w:tcPr>
            <w:tcW w:w="3693" w:type="dxa"/>
            <w:vAlign w:val="center"/>
          </w:tcPr>
          <w:p w14:paraId="460C17EF"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Gameplay and Game Design</w:t>
            </w:r>
          </w:p>
        </w:tc>
        <w:tc>
          <w:tcPr>
            <w:tcW w:w="794" w:type="dxa"/>
            <w:vAlign w:val="center"/>
          </w:tcPr>
          <w:p w14:paraId="58FF0FB4"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4C0A4B19"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41EFEEB3"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2CA52318"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100</w:t>
            </w:r>
          </w:p>
        </w:tc>
        <w:tc>
          <w:tcPr>
            <w:tcW w:w="574" w:type="dxa"/>
            <w:vAlign w:val="center"/>
          </w:tcPr>
          <w:p w14:paraId="56400FEE"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72B010D9"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67834A8B"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13C1F91D" w14:textId="77777777" w:rsidTr="00726DB1">
        <w:tc>
          <w:tcPr>
            <w:tcW w:w="959" w:type="dxa"/>
            <w:vAlign w:val="center"/>
          </w:tcPr>
          <w:p w14:paraId="61F1ED1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CGP503</w:t>
            </w:r>
          </w:p>
        </w:tc>
        <w:tc>
          <w:tcPr>
            <w:tcW w:w="3693" w:type="dxa"/>
            <w:vAlign w:val="center"/>
          </w:tcPr>
          <w:p w14:paraId="19227A48"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Mobile Game Fundamentals</w:t>
            </w:r>
          </w:p>
        </w:tc>
        <w:tc>
          <w:tcPr>
            <w:tcW w:w="794" w:type="dxa"/>
            <w:vAlign w:val="center"/>
          </w:tcPr>
          <w:p w14:paraId="5AB9E296"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28368AC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4F77D368"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42F61D10"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30</w:t>
            </w:r>
          </w:p>
        </w:tc>
        <w:tc>
          <w:tcPr>
            <w:tcW w:w="574" w:type="dxa"/>
            <w:vAlign w:val="center"/>
          </w:tcPr>
          <w:p w14:paraId="76C5D84F"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70</w:t>
            </w:r>
          </w:p>
        </w:tc>
        <w:tc>
          <w:tcPr>
            <w:tcW w:w="574" w:type="dxa"/>
          </w:tcPr>
          <w:p w14:paraId="1F084550"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1B57D639"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225AB5E4" w14:textId="77777777" w:rsidTr="00726DB1">
        <w:tc>
          <w:tcPr>
            <w:tcW w:w="959" w:type="dxa"/>
            <w:vAlign w:val="center"/>
          </w:tcPr>
          <w:p w14:paraId="137E8E0D"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CGP505</w:t>
            </w:r>
          </w:p>
        </w:tc>
        <w:tc>
          <w:tcPr>
            <w:tcW w:w="3693" w:type="dxa"/>
            <w:vAlign w:val="center"/>
          </w:tcPr>
          <w:p w14:paraId="791C4B41"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Casual Game Development</w:t>
            </w:r>
          </w:p>
        </w:tc>
        <w:tc>
          <w:tcPr>
            <w:tcW w:w="794" w:type="dxa"/>
            <w:vAlign w:val="center"/>
          </w:tcPr>
          <w:p w14:paraId="4D800834"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43C79C04"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5BB91939"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67097C64"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574" w:type="dxa"/>
            <w:vAlign w:val="center"/>
          </w:tcPr>
          <w:p w14:paraId="71F5FC9D"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80</w:t>
            </w:r>
          </w:p>
        </w:tc>
        <w:tc>
          <w:tcPr>
            <w:tcW w:w="574" w:type="dxa"/>
          </w:tcPr>
          <w:p w14:paraId="04E90FA5"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7C09E31C"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3F90F924" w14:textId="77777777" w:rsidTr="00726DB1">
        <w:tc>
          <w:tcPr>
            <w:tcW w:w="959" w:type="dxa"/>
            <w:shd w:val="clear" w:color="auto" w:fill="auto"/>
            <w:vAlign w:val="center"/>
          </w:tcPr>
          <w:p w14:paraId="0D00A41A"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SWD505</w:t>
            </w:r>
          </w:p>
        </w:tc>
        <w:tc>
          <w:tcPr>
            <w:tcW w:w="3693" w:type="dxa"/>
            <w:shd w:val="clear" w:color="auto" w:fill="auto"/>
            <w:vAlign w:val="center"/>
          </w:tcPr>
          <w:p w14:paraId="6CA43CBB"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Engineering Software Systems</w:t>
            </w:r>
          </w:p>
        </w:tc>
        <w:tc>
          <w:tcPr>
            <w:tcW w:w="794" w:type="dxa"/>
            <w:shd w:val="clear" w:color="auto" w:fill="auto"/>
            <w:vAlign w:val="center"/>
          </w:tcPr>
          <w:p w14:paraId="73BAB01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shd w:val="clear" w:color="auto" w:fill="auto"/>
            <w:vAlign w:val="center"/>
          </w:tcPr>
          <w:p w14:paraId="5C03552D"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shd w:val="clear" w:color="auto" w:fill="auto"/>
            <w:vAlign w:val="center"/>
          </w:tcPr>
          <w:p w14:paraId="06E776F1"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shd w:val="clear" w:color="auto" w:fill="auto"/>
            <w:vAlign w:val="center"/>
          </w:tcPr>
          <w:p w14:paraId="78CABBFC"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100</w:t>
            </w:r>
          </w:p>
        </w:tc>
        <w:tc>
          <w:tcPr>
            <w:tcW w:w="574" w:type="dxa"/>
            <w:shd w:val="clear" w:color="auto" w:fill="auto"/>
            <w:vAlign w:val="center"/>
          </w:tcPr>
          <w:p w14:paraId="149ABAD8"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0EFEB388"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5C3A31AF"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499AF352" w14:textId="77777777" w:rsidTr="00726DB1">
        <w:tc>
          <w:tcPr>
            <w:tcW w:w="959" w:type="dxa"/>
            <w:vAlign w:val="center"/>
          </w:tcPr>
          <w:p w14:paraId="37B2A981"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CGP504</w:t>
            </w:r>
          </w:p>
        </w:tc>
        <w:tc>
          <w:tcPr>
            <w:tcW w:w="3693" w:type="dxa"/>
            <w:vAlign w:val="center"/>
          </w:tcPr>
          <w:p w14:paraId="5C1D8205"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Personal Development and Project Preparation</w:t>
            </w:r>
          </w:p>
        </w:tc>
        <w:tc>
          <w:tcPr>
            <w:tcW w:w="794" w:type="dxa"/>
            <w:vAlign w:val="center"/>
          </w:tcPr>
          <w:p w14:paraId="7311D09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0D7BCB0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6127CE56"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4F23A570"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30</w:t>
            </w:r>
          </w:p>
        </w:tc>
        <w:tc>
          <w:tcPr>
            <w:tcW w:w="574" w:type="dxa"/>
            <w:vAlign w:val="center"/>
          </w:tcPr>
          <w:p w14:paraId="258E9E9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70</w:t>
            </w:r>
          </w:p>
        </w:tc>
        <w:tc>
          <w:tcPr>
            <w:tcW w:w="574" w:type="dxa"/>
          </w:tcPr>
          <w:p w14:paraId="6B67E092"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0B1F44B1"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3D6F44B2" w14:textId="77777777" w:rsidTr="00726DB1">
        <w:tc>
          <w:tcPr>
            <w:tcW w:w="959" w:type="dxa"/>
            <w:vAlign w:val="center"/>
          </w:tcPr>
          <w:p w14:paraId="5875736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CGP506</w:t>
            </w:r>
          </w:p>
        </w:tc>
        <w:tc>
          <w:tcPr>
            <w:tcW w:w="3693" w:type="dxa"/>
            <w:vAlign w:val="center"/>
          </w:tcPr>
          <w:p w14:paraId="2CD8C508"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Game Business and Production Management</w:t>
            </w:r>
          </w:p>
        </w:tc>
        <w:tc>
          <w:tcPr>
            <w:tcW w:w="794" w:type="dxa"/>
            <w:vAlign w:val="center"/>
          </w:tcPr>
          <w:p w14:paraId="130B877F"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3C59C078"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5A39914F"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6D887C1B"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80</w:t>
            </w:r>
          </w:p>
        </w:tc>
        <w:tc>
          <w:tcPr>
            <w:tcW w:w="574" w:type="dxa"/>
            <w:vAlign w:val="center"/>
          </w:tcPr>
          <w:p w14:paraId="280E140B"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574" w:type="dxa"/>
          </w:tcPr>
          <w:p w14:paraId="3F23A3C4"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554E71C4"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712A387A" w14:textId="77777777" w:rsidTr="00726DB1">
        <w:tc>
          <w:tcPr>
            <w:tcW w:w="9129" w:type="dxa"/>
            <w:gridSpan w:val="9"/>
          </w:tcPr>
          <w:p w14:paraId="70AB27FE" w14:textId="77777777" w:rsidR="00726DB1" w:rsidRPr="0008212F" w:rsidRDefault="00726DB1" w:rsidP="00726DB1">
            <w:pPr>
              <w:keepNext/>
              <w:spacing w:after="0" w:line="240" w:lineRule="auto"/>
              <w:outlineLvl w:val="3"/>
              <w:rPr>
                <w:rFonts w:eastAsia="Times New Roman" w:cs="Times New Roman"/>
                <w:szCs w:val="20"/>
              </w:rPr>
            </w:pPr>
            <w:r w:rsidRPr="0008212F">
              <w:rPr>
                <w:rFonts w:eastAsia="Times New Roman" w:cs="Times New Roman"/>
                <w:b/>
                <w:szCs w:val="20"/>
              </w:rPr>
              <w:t>Placement Year (where applicable)</w:t>
            </w:r>
          </w:p>
        </w:tc>
      </w:tr>
      <w:tr w:rsidR="00726DB1" w:rsidRPr="0008212F" w14:paraId="4B1D0071" w14:textId="77777777" w:rsidTr="00726DB1">
        <w:tc>
          <w:tcPr>
            <w:tcW w:w="959" w:type="dxa"/>
            <w:vAlign w:val="center"/>
          </w:tcPr>
          <w:p w14:paraId="7BC58E3D"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PRJ167</w:t>
            </w:r>
          </w:p>
        </w:tc>
        <w:tc>
          <w:tcPr>
            <w:tcW w:w="3693" w:type="dxa"/>
          </w:tcPr>
          <w:p w14:paraId="64EEA5FB" w14:textId="77777777" w:rsidR="00726DB1" w:rsidRPr="0008212F" w:rsidRDefault="00726DB1" w:rsidP="00726DB1">
            <w:pPr>
              <w:keepNext/>
              <w:spacing w:after="0" w:line="240" w:lineRule="auto"/>
              <w:jc w:val="both"/>
              <w:outlineLvl w:val="3"/>
              <w:rPr>
                <w:rFonts w:eastAsia="Times New Roman" w:cs="Times New Roman"/>
                <w:szCs w:val="20"/>
              </w:rPr>
            </w:pPr>
            <w:r w:rsidRPr="0008212F">
              <w:rPr>
                <w:rFonts w:eastAsia="Times New Roman" w:cs="Times New Roman"/>
                <w:bCs/>
                <w:szCs w:val="20"/>
              </w:rPr>
              <w:t>Work Placement</w:t>
            </w:r>
          </w:p>
        </w:tc>
        <w:tc>
          <w:tcPr>
            <w:tcW w:w="794" w:type="dxa"/>
            <w:vAlign w:val="center"/>
          </w:tcPr>
          <w:p w14:paraId="326276B6"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120</w:t>
            </w:r>
          </w:p>
        </w:tc>
        <w:tc>
          <w:tcPr>
            <w:tcW w:w="677" w:type="dxa"/>
            <w:vAlign w:val="center"/>
          </w:tcPr>
          <w:p w14:paraId="0670E68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3447BA28"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PL</w:t>
            </w:r>
          </w:p>
        </w:tc>
        <w:tc>
          <w:tcPr>
            <w:tcW w:w="574" w:type="dxa"/>
            <w:vAlign w:val="center"/>
          </w:tcPr>
          <w:p w14:paraId="3EBD5B76"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100</w:t>
            </w:r>
          </w:p>
        </w:tc>
        <w:tc>
          <w:tcPr>
            <w:tcW w:w="574" w:type="dxa"/>
          </w:tcPr>
          <w:p w14:paraId="016A89EC"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6F39E438"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1AF52F1C"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419B59D7" w14:textId="77777777" w:rsidTr="00726DB1">
        <w:tc>
          <w:tcPr>
            <w:tcW w:w="9129" w:type="dxa"/>
            <w:gridSpan w:val="9"/>
          </w:tcPr>
          <w:p w14:paraId="32A6BC87" w14:textId="77777777" w:rsidR="00726DB1" w:rsidRPr="0008212F" w:rsidRDefault="00726DB1" w:rsidP="00726DB1">
            <w:pPr>
              <w:keepNext/>
              <w:spacing w:after="0" w:line="240" w:lineRule="auto"/>
              <w:outlineLvl w:val="3"/>
              <w:rPr>
                <w:rFonts w:eastAsia="Times New Roman" w:cs="Times New Roman"/>
                <w:b/>
                <w:szCs w:val="20"/>
              </w:rPr>
            </w:pPr>
            <w:r w:rsidRPr="0008212F">
              <w:rPr>
                <w:rFonts w:eastAsia="Times New Roman" w:cs="Times New Roman"/>
                <w:b/>
                <w:bCs/>
                <w:szCs w:val="20"/>
              </w:rPr>
              <w:t xml:space="preserve">FHEQ Level 6 </w:t>
            </w:r>
          </w:p>
        </w:tc>
      </w:tr>
      <w:tr w:rsidR="00726DB1" w:rsidRPr="0008212F" w14:paraId="313DBA21" w14:textId="77777777" w:rsidTr="00726DB1">
        <w:tc>
          <w:tcPr>
            <w:tcW w:w="959" w:type="dxa"/>
            <w:vAlign w:val="center"/>
          </w:tcPr>
          <w:p w14:paraId="7FD25BED"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CGP602</w:t>
            </w:r>
          </w:p>
        </w:tc>
        <w:tc>
          <w:tcPr>
            <w:tcW w:w="3693" w:type="dxa"/>
            <w:vAlign w:val="center"/>
          </w:tcPr>
          <w:p w14:paraId="441D9699"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Indie Game Project</w:t>
            </w:r>
          </w:p>
        </w:tc>
        <w:tc>
          <w:tcPr>
            <w:tcW w:w="794" w:type="dxa"/>
            <w:vAlign w:val="center"/>
          </w:tcPr>
          <w:p w14:paraId="3E273D08"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40</w:t>
            </w:r>
          </w:p>
        </w:tc>
        <w:tc>
          <w:tcPr>
            <w:tcW w:w="677" w:type="dxa"/>
            <w:vAlign w:val="center"/>
          </w:tcPr>
          <w:p w14:paraId="025D206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49B076EB"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11CEE001"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30</w:t>
            </w:r>
          </w:p>
        </w:tc>
        <w:tc>
          <w:tcPr>
            <w:tcW w:w="574" w:type="dxa"/>
            <w:vAlign w:val="center"/>
          </w:tcPr>
          <w:p w14:paraId="48744D8C"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70</w:t>
            </w:r>
          </w:p>
        </w:tc>
        <w:tc>
          <w:tcPr>
            <w:tcW w:w="574" w:type="dxa"/>
          </w:tcPr>
          <w:p w14:paraId="30CFBCC4"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2C897AEE"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31CFD85A" w14:textId="77777777" w:rsidTr="00726DB1">
        <w:tc>
          <w:tcPr>
            <w:tcW w:w="959" w:type="dxa"/>
            <w:vAlign w:val="center"/>
          </w:tcPr>
          <w:p w14:paraId="281A4A46"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CGP603</w:t>
            </w:r>
          </w:p>
        </w:tc>
        <w:tc>
          <w:tcPr>
            <w:tcW w:w="3693" w:type="dxa"/>
            <w:vAlign w:val="center"/>
          </w:tcPr>
          <w:p w14:paraId="13A02172"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Video Game Design</w:t>
            </w:r>
          </w:p>
        </w:tc>
        <w:tc>
          <w:tcPr>
            <w:tcW w:w="794" w:type="dxa"/>
            <w:vAlign w:val="center"/>
          </w:tcPr>
          <w:p w14:paraId="012FC6D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20ECEBD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3C1FA178"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24825731"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100</w:t>
            </w:r>
          </w:p>
        </w:tc>
        <w:tc>
          <w:tcPr>
            <w:tcW w:w="574" w:type="dxa"/>
            <w:vAlign w:val="center"/>
          </w:tcPr>
          <w:p w14:paraId="3757C5D2"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3D4CED05"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4B2DA997"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2A43EE3E" w14:textId="77777777" w:rsidTr="00726DB1">
        <w:tc>
          <w:tcPr>
            <w:tcW w:w="959" w:type="dxa"/>
            <w:vAlign w:val="center"/>
          </w:tcPr>
          <w:p w14:paraId="0DABCE03"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CGP605</w:t>
            </w:r>
          </w:p>
        </w:tc>
        <w:tc>
          <w:tcPr>
            <w:tcW w:w="3693" w:type="dxa"/>
            <w:vAlign w:val="center"/>
          </w:tcPr>
          <w:p w14:paraId="130B105A"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Mobile Applications</w:t>
            </w:r>
          </w:p>
        </w:tc>
        <w:tc>
          <w:tcPr>
            <w:tcW w:w="794" w:type="dxa"/>
            <w:vAlign w:val="center"/>
          </w:tcPr>
          <w:p w14:paraId="2A7EF63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63B81ADB"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w:t>
            </w:r>
          </w:p>
        </w:tc>
        <w:tc>
          <w:tcPr>
            <w:tcW w:w="710" w:type="dxa"/>
            <w:vAlign w:val="center"/>
          </w:tcPr>
          <w:p w14:paraId="28EB27F7"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6068F17D"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574" w:type="dxa"/>
            <w:vAlign w:val="center"/>
          </w:tcPr>
          <w:p w14:paraId="3505428B"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80</w:t>
            </w:r>
          </w:p>
        </w:tc>
        <w:tc>
          <w:tcPr>
            <w:tcW w:w="574" w:type="dxa"/>
          </w:tcPr>
          <w:p w14:paraId="25D6AB2F"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3771F800"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2017E0BA" w14:textId="77777777" w:rsidTr="00726DB1">
        <w:tc>
          <w:tcPr>
            <w:tcW w:w="959" w:type="dxa"/>
            <w:vAlign w:val="center"/>
          </w:tcPr>
          <w:p w14:paraId="0B179CFD"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SWD605</w:t>
            </w:r>
          </w:p>
        </w:tc>
        <w:tc>
          <w:tcPr>
            <w:tcW w:w="3693" w:type="dxa"/>
            <w:vAlign w:val="center"/>
          </w:tcPr>
          <w:p w14:paraId="23EE4EEF"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Software Systems Development</w:t>
            </w:r>
          </w:p>
        </w:tc>
        <w:tc>
          <w:tcPr>
            <w:tcW w:w="794" w:type="dxa"/>
            <w:vAlign w:val="center"/>
          </w:tcPr>
          <w:p w14:paraId="0856E31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0851DE84"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O</w:t>
            </w:r>
          </w:p>
        </w:tc>
        <w:tc>
          <w:tcPr>
            <w:tcW w:w="710" w:type="dxa"/>
            <w:vAlign w:val="center"/>
          </w:tcPr>
          <w:p w14:paraId="47D2318A"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65C34ED3"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vAlign w:val="center"/>
          </w:tcPr>
          <w:p w14:paraId="10B3F0BD"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tcPr>
          <w:p w14:paraId="62272E57"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1429BBD7"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7AFB63C2" w14:textId="77777777" w:rsidTr="00726DB1">
        <w:tc>
          <w:tcPr>
            <w:tcW w:w="959" w:type="dxa"/>
            <w:vAlign w:val="center"/>
          </w:tcPr>
          <w:p w14:paraId="4F150D3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SAD601</w:t>
            </w:r>
          </w:p>
        </w:tc>
        <w:tc>
          <w:tcPr>
            <w:tcW w:w="3693" w:type="dxa"/>
            <w:vAlign w:val="center"/>
          </w:tcPr>
          <w:p w14:paraId="75A817E5"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Software Requirements Project Management</w:t>
            </w:r>
          </w:p>
        </w:tc>
        <w:tc>
          <w:tcPr>
            <w:tcW w:w="794" w:type="dxa"/>
            <w:vAlign w:val="center"/>
          </w:tcPr>
          <w:p w14:paraId="4CA99923"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2164B1C1"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O</w:t>
            </w:r>
          </w:p>
        </w:tc>
        <w:tc>
          <w:tcPr>
            <w:tcW w:w="710" w:type="dxa"/>
            <w:vAlign w:val="center"/>
          </w:tcPr>
          <w:p w14:paraId="2F03EB04"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445BD13E"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vAlign w:val="center"/>
          </w:tcPr>
          <w:p w14:paraId="11771ABB"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tcPr>
          <w:p w14:paraId="21493E4B"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11E78C3B"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2B5DF104" w14:textId="77777777" w:rsidTr="00726DB1">
        <w:tc>
          <w:tcPr>
            <w:tcW w:w="959" w:type="dxa"/>
            <w:vAlign w:val="center"/>
          </w:tcPr>
          <w:p w14:paraId="192F0FC0"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CGP604</w:t>
            </w:r>
          </w:p>
        </w:tc>
        <w:tc>
          <w:tcPr>
            <w:tcW w:w="3693" w:type="dxa"/>
            <w:vAlign w:val="center"/>
          </w:tcPr>
          <w:p w14:paraId="3D7BFF68"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The Business of Games</w:t>
            </w:r>
          </w:p>
        </w:tc>
        <w:tc>
          <w:tcPr>
            <w:tcW w:w="794" w:type="dxa"/>
            <w:vAlign w:val="center"/>
          </w:tcPr>
          <w:p w14:paraId="59021DA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4137BC6C"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O</w:t>
            </w:r>
          </w:p>
        </w:tc>
        <w:tc>
          <w:tcPr>
            <w:tcW w:w="710" w:type="dxa"/>
            <w:vAlign w:val="center"/>
          </w:tcPr>
          <w:p w14:paraId="12445CA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63A2DE83"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80</w:t>
            </w:r>
          </w:p>
        </w:tc>
        <w:tc>
          <w:tcPr>
            <w:tcW w:w="574" w:type="dxa"/>
            <w:vAlign w:val="center"/>
          </w:tcPr>
          <w:p w14:paraId="7A3F26BF"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574" w:type="dxa"/>
          </w:tcPr>
          <w:p w14:paraId="63BE6173"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19AD608E"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1C573333" w14:textId="77777777" w:rsidTr="00726DB1">
        <w:tc>
          <w:tcPr>
            <w:tcW w:w="959" w:type="dxa"/>
            <w:vAlign w:val="center"/>
          </w:tcPr>
          <w:p w14:paraId="4DF40097"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lastRenderedPageBreak/>
              <w:t>SMT137</w:t>
            </w:r>
          </w:p>
        </w:tc>
        <w:tc>
          <w:tcPr>
            <w:tcW w:w="3693" w:type="dxa"/>
            <w:vAlign w:val="center"/>
          </w:tcPr>
          <w:p w14:paraId="24C78E67"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Sound for Video and Computer Games</w:t>
            </w:r>
          </w:p>
        </w:tc>
        <w:tc>
          <w:tcPr>
            <w:tcW w:w="794" w:type="dxa"/>
            <w:vAlign w:val="center"/>
          </w:tcPr>
          <w:p w14:paraId="16AECE53"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4B2E15E0"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O</w:t>
            </w:r>
          </w:p>
        </w:tc>
        <w:tc>
          <w:tcPr>
            <w:tcW w:w="710" w:type="dxa"/>
            <w:vAlign w:val="center"/>
          </w:tcPr>
          <w:p w14:paraId="420A1668"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180A5A11"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vAlign w:val="center"/>
          </w:tcPr>
          <w:p w14:paraId="602E0030"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tcPr>
          <w:p w14:paraId="5FCA0C40"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6544D2C8"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469EA087" w14:textId="77777777" w:rsidTr="00726DB1">
        <w:tc>
          <w:tcPr>
            <w:tcW w:w="959" w:type="dxa"/>
            <w:vAlign w:val="center"/>
          </w:tcPr>
          <w:p w14:paraId="5853FE9F"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CGP606</w:t>
            </w:r>
          </w:p>
        </w:tc>
        <w:tc>
          <w:tcPr>
            <w:tcW w:w="3693" w:type="dxa"/>
            <w:vAlign w:val="center"/>
          </w:tcPr>
          <w:p w14:paraId="295C0476"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Artificial Intelligence for Games</w:t>
            </w:r>
          </w:p>
        </w:tc>
        <w:tc>
          <w:tcPr>
            <w:tcW w:w="794" w:type="dxa"/>
            <w:vAlign w:val="center"/>
          </w:tcPr>
          <w:p w14:paraId="4A23EF8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5FA8942F"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O</w:t>
            </w:r>
          </w:p>
        </w:tc>
        <w:tc>
          <w:tcPr>
            <w:tcW w:w="710" w:type="dxa"/>
            <w:vAlign w:val="center"/>
          </w:tcPr>
          <w:p w14:paraId="6149CB3B"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67066F72"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vAlign w:val="center"/>
          </w:tcPr>
          <w:p w14:paraId="7CEE608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tcPr>
          <w:p w14:paraId="5FF9D509"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tcPr>
          <w:p w14:paraId="0E6EAAE4" w14:textId="77777777" w:rsidR="00726DB1" w:rsidRPr="0008212F" w:rsidRDefault="00726DB1" w:rsidP="00726DB1">
            <w:pPr>
              <w:keepNext/>
              <w:spacing w:after="0" w:line="240" w:lineRule="auto"/>
              <w:jc w:val="center"/>
              <w:outlineLvl w:val="3"/>
              <w:rPr>
                <w:rFonts w:eastAsia="Times New Roman" w:cs="Times New Roman"/>
                <w:szCs w:val="20"/>
              </w:rPr>
            </w:pPr>
          </w:p>
        </w:tc>
      </w:tr>
      <w:tr w:rsidR="00726DB1" w:rsidRPr="0008212F" w14:paraId="555A1011" w14:textId="77777777" w:rsidTr="00726DB1">
        <w:tc>
          <w:tcPr>
            <w:tcW w:w="959" w:type="dxa"/>
            <w:vAlign w:val="center"/>
          </w:tcPr>
          <w:p w14:paraId="4E81419F"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3693" w:type="dxa"/>
            <w:vAlign w:val="center"/>
          </w:tcPr>
          <w:p w14:paraId="4FBF3DCA"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Curriculum Plus</w:t>
            </w:r>
          </w:p>
        </w:tc>
        <w:tc>
          <w:tcPr>
            <w:tcW w:w="794" w:type="dxa"/>
          </w:tcPr>
          <w:p w14:paraId="76B23DBB"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tcPr>
          <w:p w14:paraId="2EF7167C"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O</w:t>
            </w:r>
          </w:p>
        </w:tc>
        <w:tc>
          <w:tcPr>
            <w:tcW w:w="3006" w:type="dxa"/>
            <w:gridSpan w:val="5"/>
          </w:tcPr>
          <w:p w14:paraId="58266E15"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 xml:space="preserve">See CP Programme </w:t>
            </w:r>
          </w:p>
        </w:tc>
      </w:tr>
      <w:tr w:rsidR="00726DB1" w:rsidRPr="0008212F" w14:paraId="1444B821" w14:textId="77777777" w:rsidTr="00726DB1">
        <w:tc>
          <w:tcPr>
            <w:tcW w:w="959" w:type="dxa"/>
            <w:vAlign w:val="center"/>
          </w:tcPr>
          <w:p w14:paraId="7B27405A"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ISM600</w:t>
            </w:r>
          </w:p>
        </w:tc>
        <w:tc>
          <w:tcPr>
            <w:tcW w:w="3693" w:type="dxa"/>
            <w:vAlign w:val="center"/>
          </w:tcPr>
          <w:p w14:paraId="2BDCB748" w14:textId="77777777" w:rsidR="00726DB1" w:rsidRPr="0008212F" w:rsidRDefault="00726DB1" w:rsidP="00726DB1">
            <w:pPr>
              <w:spacing w:after="0" w:line="240" w:lineRule="auto"/>
              <w:rPr>
                <w:rFonts w:eastAsia="Times New Roman" w:cs="Calibri"/>
                <w:szCs w:val="20"/>
              </w:rPr>
            </w:pPr>
            <w:r w:rsidRPr="0008212F">
              <w:rPr>
                <w:rFonts w:eastAsia="Times New Roman" w:cs="Calibri"/>
                <w:szCs w:val="20"/>
              </w:rPr>
              <w:t>Computer Law and Intellectual Property</w:t>
            </w:r>
          </w:p>
        </w:tc>
        <w:tc>
          <w:tcPr>
            <w:tcW w:w="794" w:type="dxa"/>
            <w:vAlign w:val="center"/>
          </w:tcPr>
          <w:p w14:paraId="4D6FFEED"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20</w:t>
            </w:r>
          </w:p>
        </w:tc>
        <w:tc>
          <w:tcPr>
            <w:tcW w:w="677" w:type="dxa"/>
            <w:vAlign w:val="center"/>
          </w:tcPr>
          <w:p w14:paraId="5C93A5A9"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O</w:t>
            </w:r>
          </w:p>
        </w:tc>
        <w:tc>
          <w:tcPr>
            <w:tcW w:w="710" w:type="dxa"/>
            <w:vAlign w:val="center"/>
          </w:tcPr>
          <w:p w14:paraId="27471CE3"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CD</w:t>
            </w:r>
          </w:p>
        </w:tc>
        <w:tc>
          <w:tcPr>
            <w:tcW w:w="574" w:type="dxa"/>
            <w:vAlign w:val="center"/>
          </w:tcPr>
          <w:p w14:paraId="6E2BF7CB"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vAlign w:val="center"/>
          </w:tcPr>
          <w:p w14:paraId="27CE23F4" w14:textId="77777777" w:rsidR="00726DB1" w:rsidRPr="0008212F" w:rsidRDefault="00726DB1" w:rsidP="00726DB1">
            <w:pPr>
              <w:keepNext/>
              <w:spacing w:after="0" w:line="240" w:lineRule="auto"/>
              <w:jc w:val="center"/>
              <w:outlineLvl w:val="3"/>
              <w:rPr>
                <w:rFonts w:eastAsia="Times New Roman" w:cs="Times New Roman"/>
                <w:szCs w:val="20"/>
              </w:rPr>
            </w:pPr>
            <w:r w:rsidRPr="0008212F">
              <w:rPr>
                <w:rFonts w:eastAsia="Times New Roman" w:cs="Times New Roman"/>
                <w:szCs w:val="20"/>
              </w:rPr>
              <w:t>50</w:t>
            </w:r>
          </w:p>
        </w:tc>
        <w:tc>
          <w:tcPr>
            <w:tcW w:w="574" w:type="dxa"/>
            <w:vAlign w:val="center"/>
          </w:tcPr>
          <w:p w14:paraId="2A460F33" w14:textId="77777777" w:rsidR="00726DB1" w:rsidRPr="0008212F" w:rsidRDefault="00726DB1" w:rsidP="00726DB1">
            <w:pPr>
              <w:keepNext/>
              <w:spacing w:after="0" w:line="240" w:lineRule="auto"/>
              <w:jc w:val="center"/>
              <w:outlineLvl w:val="3"/>
              <w:rPr>
                <w:rFonts w:eastAsia="Times New Roman" w:cs="Times New Roman"/>
                <w:szCs w:val="20"/>
              </w:rPr>
            </w:pPr>
          </w:p>
        </w:tc>
        <w:tc>
          <w:tcPr>
            <w:tcW w:w="574" w:type="dxa"/>
            <w:vAlign w:val="center"/>
          </w:tcPr>
          <w:p w14:paraId="5CC1DCE9" w14:textId="77777777" w:rsidR="00726DB1" w:rsidRPr="0008212F" w:rsidRDefault="00726DB1" w:rsidP="00726DB1">
            <w:pPr>
              <w:keepNext/>
              <w:spacing w:after="0" w:line="240" w:lineRule="auto"/>
              <w:jc w:val="center"/>
              <w:outlineLvl w:val="3"/>
              <w:rPr>
                <w:rFonts w:eastAsia="Times New Roman" w:cs="Times New Roman"/>
                <w:szCs w:val="20"/>
              </w:rPr>
            </w:pPr>
          </w:p>
        </w:tc>
      </w:tr>
    </w:tbl>
    <w:p w14:paraId="4C723508" w14:textId="6C54A2C1" w:rsidR="0031029C" w:rsidRPr="0008212F" w:rsidRDefault="0031029C" w:rsidP="00FB67DD">
      <w:pPr>
        <w:pStyle w:val="Heading3"/>
        <w:rPr>
          <w:strike/>
          <w:color w:val="FF0000"/>
        </w:rPr>
      </w:pPr>
      <w:r w:rsidRPr="0008212F">
        <w:t xml:space="preserve"> </w:t>
      </w:r>
    </w:p>
    <w:p w14:paraId="1FD573FD" w14:textId="77777777" w:rsidR="0031029C" w:rsidRPr="0008212F" w:rsidRDefault="0031029C" w:rsidP="0031029C">
      <w:pPr>
        <w:spacing w:after="0" w:line="240" w:lineRule="auto"/>
        <w:rPr>
          <w:rFonts w:eastAsia="Times New Roman" w:cs="Times New Roman"/>
          <w:i/>
          <w:color w:val="0000FF"/>
          <w:szCs w:val="20"/>
        </w:rPr>
      </w:pPr>
    </w:p>
    <w:p w14:paraId="40473429" w14:textId="77777777" w:rsidR="0031029C" w:rsidRPr="0008212F" w:rsidRDefault="0031029C" w:rsidP="0031029C">
      <w:pPr>
        <w:keepNext/>
        <w:spacing w:after="0" w:line="240" w:lineRule="auto"/>
        <w:jc w:val="both"/>
        <w:outlineLvl w:val="3"/>
        <w:rPr>
          <w:rFonts w:eastAsia="Times New Roman" w:cs="Times New Roman"/>
          <w:szCs w:val="20"/>
        </w:rPr>
      </w:pPr>
      <w:r w:rsidRPr="0008212F">
        <w:rPr>
          <w:rFonts w:eastAsia="Times New Roman" w:cs="Times New Roman"/>
          <w:b/>
          <w:bCs/>
          <w:szCs w:val="20"/>
        </w:rPr>
        <w:t>Unit type</w:t>
      </w:r>
      <w:r w:rsidRPr="0008212F">
        <w:rPr>
          <w:rFonts w:eastAsia="Times New Roman" w:cs="Times New Roman"/>
          <w:szCs w:val="20"/>
        </w:rPr>
        <w:t>:   C = Core/Compulsory   O = Option</w:t>
      </w:r>
      <w:r w:rsidRPr="0008212F">
        <w:rPr>
          <w:rFonts w:eastAsia="Times New Roman" w:cs="Times New Roman"/>
          <w:szCs w:val="20"/>
        </w:rPr>
        <w:tab/>
      </w:r>
    </w:p>
    <w:p w14:paraId="706E6A37" w14:textId="77777777" w:rsidR="0031029C" w:rsidRPr="0008212F" w:rsidRDefault="0031029C" w:rsidP="0031029C">
      <w:pPr>
        <w:keepNext/>
        <w:spacing w:after="0" w:line="240" w:lineRule="auto"/>
        <w:jc w:val="both"/>
        <w:outlineLvl w:val="3"/>
        <w:rPr>
          <w:rFonts w:eastAsia="Times New Roman" w:cs="Times New Roman"/>
          <w:szCs w:val="20"/>
        </w:rPr>
      </w:pPr>
      <w:r w:rsidRPr="0008212F">
        <w:rPr>
          <w:rFonts w:eastAsia="Times New Roman" w:cs="Times New Roman"/>
          <w:b/>
          <w:bCs/>
          <w:szCs w:val="20"/>
        </w:rPr>
        <w:t>Unit mode (Delivery model)</w:t>
      </w:r>
      <w:r w:rsidRPr="0008212F">
        <w:rPr>
          <w:rFonts w:eastAsia="Times New Roman" w:cs="Times New Roman"/>
          <w:szCs w:val="20"/>
        </w:rPr>
        <w:t xml:space="preserve">:   CD = Campus Delivery   BK = Block Delivery   BL = Blended Learning    DL = Distance Learning and Self-Directed Learning   EX = Experiential   PL = Work Placement </w:t>
      </w:r>
    </w:p>
    <w:p w14:paraId="715412BC" w14:textId="77777777" w:rsidR="0031029C" w:rsidRPr="0008212F" w:rsidRDefault="0031029C" w:rsidP="0031029C">
      <w:pPr>
        <w:keepNext/>
        <w:spacing w:after="0" w:line="240" w:lineRule="auto"/>
        <w:jc w:val="both"/>
        <w:outlineLvl w:val="3"/>
        <w:rPr>
          <w:rFonts w:eastAsia="Times New Roman" w:cs="Times New Roman"/>
          <w:i/>
          <w:szCs w:val="20"/>
        </w:rPr>
      </w:pPr>
      <w:r w:rsidRPr="0008212F">
        <w:rPr>
          <w:rFonts w:eastAsia="Times New Roman" w:cs="Times New Roman"/>
          <w:szCs w:val="20"/>
        </w:rPr>
        <w:t xml:space="preserve">SP = Study Placement    WBL = Work Based Learning </w:t>
      </w:r>
    </w:p>
    <w:p w14:paraId="165392B6" w14:textId="77777777" w:rsidR="00FB67DD" w:rsidRDefault="00FB67DD" w:rsidP="00FB67DD">
      <w:pPr>
        <w:rPr>
          <w:rFonts w:cs="Arial"/>
          <w:u w:val="single"/>
          <w:lang w:eastAsia="en-GB"/>
        </w:rPr>
      </w:pPr>
    </w:p>
    <w:p w14:paraId="4AE954A4" w14:textId="77777777" w:rsidR="0031029C" w:rsidRPr="0008212F" w:rsidRDefault="0031029C" w:rsidP="00FB67DD">
      <w:pPr>
        <w:rPr>
          <w:rFonts w:cs="Arial"/>
          <w:lang w:eastAsia="en-GB"/>
        </w:rPr>
      </w:pPr>
      <w:r w:rsidRPr="0008212F">
        <w:rPr>
          <w:rFonts w:cs="Arial"/>
          <w:u w:val="single"/>
          <w:lang w:eastAsia="en-GB"/>
        </w:rPr>
        <w:t xml:space="preserve">Flexible Mode of Delivery: </w:t>
      </w:r>
      <w:r w:rsidRPr="0008212F">
        <w:rPr>
          <w:rFonts w:cs="Arial"/>
          <w:lang w:eastAsia="en-GB"/>
        </w:rPr>
        <w:t xml:space="preserve">  In addition to the full time mode of course delivery, students may, at the discretion of the University, study the above course on a flexible part time basis. In such cases, students must agree with the course leader which units they will study each academic year (min. 40 credits/ max. 100 credits) and all units must have been completed within the maximum registration period, calculated pro-rata based on the students attendance modes and will not exceed the part-time maximum registration period specified in Section 20 (Annex 1).  It is expected that students will normally complete a level of study before progressing to the next level.  Students will be expected to attend the sessions timetabled for delivery of the unit to the full time students.</w:t>
      </w:r>
    </w:p>
    <w:p w14:paraId="3AE080A5" w14:textId="77777777" w:rsidR="0031029C" w:rsidRPr="0008212F" w:rsidRDefault="0031029C" w:rsidP="00FB67DD">
      <w:pPr>
        <w:pStyle w:val="Heading3"/>
        <w:rPr>
          <w:strike/>
          <w:color w:val="FF0000"/>
        </w:rPr>
      </w:pPr>
      <w:bookmarkStart w:id="512" w:name="_Toc457379888"/>
      <w:r w:rsidRPr="0008212F">
        <w:t>Admissions</w:t>
      </w:r>
      <w:bookmarkEnd w:id="512"/>
      <w:r w:rsidRPr="0008212F">
        <w:t xml:space="preserve"> </w:t>
      </w:r>
    </w:p>
    <w:p w14:paraId="19BE24EC" w14:textId="77777777" w:rsidR="0031029C" w:rsidRPr="0008212F" w:rsidRDefault="0031029C" w:rsidP="0031029C">
      <w:pPr>
        <w:spacing w:after="0" w:line="240" w:lineRule="auto"/>
        <w:rPr>
          <w:rFonts w:eastAsia="Times New Roman" w:cs="Times New Roman"/>
          <w:szCs w:val="20"/>
        </w:rPr>
      </w:pPr>
    </w:p>
    <w:p w14:paraId="0303FE68" w14:textId="77777777" w:rsidR="0031029C" w:rsidRPr="0008212F" w:rsidRDefault="0031029C" w:rsidP="00FB67DD">
      <w:r w:rsidRPr="0008212F">
        <w:t>For full details of the standard admission requirements for this course please see the University’s website:-</w:t>
      </w:r>
    </w:p>
    <w:p w14:paraId="675DB781" w14:textId="77777777" w:rsidR="0031029C" w:rsidRPr="0008212F" w:rsidRDefault="00537F60" w:rsidP="00FB67DD">
      <w:hyperlink r:id="rId73" w:history="1">
        <w:r w:rsidR="0031029C" w:rsidRPr="0008212F">
          <w:rPr>
            <w:color w:val="0000FF"/>
            <w:u w:val="single"/>
          </w:rPr>
          <w:t>http://www.solent.ac.uk/courses/course-search.aspx</w:t>
        </w:r>
      </w:hyperlink>
    </w:p>
    <w:p w14:paraId="394CFF88" w14:textId="77777777" w:rsidR="0031029C" w:rsidRPr="0008212F" w:rsidRDefault="0031029C" w:rsidP="00FB67DD">
      <w:pPr>
        <w:pStyle w:val="Heading4"/>
        <w:rPr>
          <w:rFonts w:eastAsia="Times New Roman"/>
          <w:lang w:eastAsia="en-GB"/>
        </w:rPr>
      </w:pPr>
      <w:r w:rsidRPr="0008212F">
        <w:rPr>
          <w:rFonts w:eastAsia="Times New Roman"/>
          <w:lang w:eastAsia="en-GB"/>
        </w:rPr>
        <w:t>Advanced standing</w:t>
      </w:r>
    </w:p>
    <w:p w14:paraId="76648518" w14:textId="77777777" w:rsidR="0031029C" w:rsidRPr="0008212F" w:rsidRDefault="0031029C" w:rsidP="00FB67DD">
      <w:pPr>
        <w:rPr>
          <w:rFonts w:cs="Arial"/>
          <w:lang w:eastAsia="en-GB"/>
        </w:rPr>
      </w:pPr>
      <w:r w:rsidRPr="0008212F">
        <w:rPr>
          <w:rFonts w:cs="Arial"/>
          <w:lang w:eastAsia="en-GB"/>
        </w:rPr>
        <w:t>Candidates with appropriate prior learning (or where they can demonstrate that they have achieved all the learning outcomes of an earlier stage/level) may be considered for advanced standing and admitted directly onto an appropriate stage or level of the course.</w:t>
      </w:r>
    </w:p>
    <w:p w14:paraId="607FBCAD" w14:textId="77777777" w:rsidR="0031029C" w:rsidRPr="0008212F" w:rsidRDefault="0031029C" w:rsidP="00FB67DD">
      <w:pPr>
        <w:pStyle w:val="Heading4"/>
        <w:rPr>
          <w:rFonts w:eastAsia="Times New Roman"/>
          <w:lang w:eastAsia="en-GB"/>
        </w:rPr>
      </w:pPr>
      <w:r w:rsidRPr="0008212F">
        <w:rPr>
          <w:rFonts w:eastAsia="Times New Roman"/>
          <w:lang w:eastAsia="en-GB"/>
        </w:rPr>
        <w:t xml:space="preserve">Non Standard Entry </w:t>
      </w:r>
    </w:p>
    <w:p w14:paraId="69EC141E" w14:textId="77777777" w:rsidR="0031029C" w:rsidRPr="0008212F" w:rsidRDefault="0031029C" w:rsidP="00FB67DD">
      <w:pPr>
        <w:rPr>
          <w:rFonts w:cs="Arial"/>
          <w:lang w:eastAsia="en-GB"/>
        </w:rPr>
      </w:pPr>
      <w:r w:rsidRPr="0008212F">
        <w:rPr>
          <w:rFonts w:cs="Arial"/>
          <w:color w:val="000000"/>
          <w:lang w:eastAsia="en-GB"/>
        </w:rPr>
        <w:t xml:space="preserve">Students without one of the qualifications indicated </w:t>
      </w:r>
      <w:r w:rsidRPr="0008212F">
        <w:rPr>
          <w:rFonts w:cs="Arial"/>
          <w:lang w:eastAsia="en-GB"/>
        </w:rPr>
        <w:t xml:space="preserve">on the entry profile may be considered on the basis of previously achieved certificated learning, experiential learning and/or work-related experience.  </w:t>
      </w:r>
    </w:p>
    <w:p w14:paraId="3D523833" w14:textId="77777777" w:rsidR="00FB67DD" w:rsidRDefault="00FB67DD">
      <w:pPr>
        <w:rPr>
          <w:b/>
          <w:sz w:val="28"/>
          <w:u w:val="single"/>
        </w:rPr>
      </w:pPr>
      <w:r>
        <w:br w:type="page"/>
      </w:r>
    </w:p>
    <w:p w14:paraId="00B6034C" w14:textId="77777777" w:rsidR="0031029C" w:rsidRPr="0008212F" w:rsidRDefault="0031029C" w:rsidP="00FB67DD">
      <w:pPr>
        <w:pStyle w:val="Heading3"/>
        <w:rPr>
          <w:strike/>
        </w:rPr>
      </w:pPr>
      <w:bookmarkStart w:id="513" w:name="_Toc457379889"/>
      <w:r w:rsidRPr="0008212F">
        <w:lastRenderedPageBreak/>
        <w:t>Regulation of Assessment</w:t>
      </w:r>
      <w:bookmarkEnd w:id="513"/>
      <w:r w:rsidRPr="0008212F">
        <w:t xml:space="preserve"> </w:t>
      </w:r>
    </w:p>
    <w:p w14:paraId="693AE3A1" w14:textId="77777777" w:rsidR="0031029C" w:rsidRPr="0008212F" w:rsidRDefault="0031029C" w:rsidP="00FB67DD">
      <w:r w:rsidRPr="0008212F">
        <w:t xml:space="preserve">Assessment is carried out in accordance with Southampton Solent University’s Assessment Regulations and Assessment Policy, as set out in the current edition of the Academic Handbook (Section 2O). </w:t>
      </w:r>
    </w:p>
    <w:p w14:paraId="5D98E348" w14:textId="77777777" w:rsidR="0031029C" w:rsidRPr="0008212F" w:rsidRDefault="0031029C" w:rsidP="00FB67DD">
      <w:pPr>
        <w:pStyle w:val="Heading4"/>
        <w:rPr>
          <w:rFonts w:eastAsia="Times New Roman"/>
        </w:rPr>
      </w:pPr>
      <w:r w:rsidRPr="0008212F">
        <w:rPr>
          <w:rFonts w:eastAsia="Times New Roman"/>
        </w:rPr>
        <w:t>Recognition of Prior Learning</w:t>
      </w:r>
    </w:p>
    <w:p w14:paraId="47B28759" w14:textId="77777777" w:rsidR="0031029C" w:rsidRPr="0008212F" w:rsidRDefault="0031029C" w:rsidP="00FB67DD">
      <w:r w:rsidRPr="0008212F">
        <w:t xml:space="preserve">Where a student wishes to apply for the recognition of prior learning they should follow the normal University RPL procedure.  </w:t>
      </w:r>
    </w:p>
    <w:p w14:paraId="2E95D9BC" w14:textId="77777777" w:rsidR="0031029C" w:rsidRPr="0008212F" w:rsidRDefault="0031029C" w:rsidP="0031029C">
      <w:pPr>
        <w:spacing w:after="0" w:line="240" w:lineRule="auto"/>
        <w:jc w:val="both"/>
        <w:rPr>
          <w:rFonts w:eastAsia="Times New Roman" w:cs="Times New Roman"/>
          <w:szCs w:val="20"/>
        </w:rPr>
      </w:pPr>
    </w:p>
    <w:p w14:paraId="0EC91AFC" w14:textId="77777777" w:rsidR="0031029C" w:rsidRPr="0008212F" w:rsidRDefault="0031029C" w:rsidP="00FB67DD">
      <w:pPr>
        <w:pStyle w:val="Heading4"/>
        <w:rPr>
          <w:rFonts w:eastAsia="Times New Roman"/>
        </w:rPr>
      </w:pPr>
      <w:r w:rsidRPr="0008212F">
        <w:rPr>
          <w:rFonts w:eastAsia="Times New Roman"/>
        </w:rPr>
        <w:t>Progression</w:t>
      </w:r>
    </w:p>
    <w:p w14:paraId="1E7AF4DC" w14:textId="77777777" w:rsidR="0031029C" w:rsidRPr="0008212F" w:rsidRDefault="0031029C" w:rsidP="0031029C">
      <w:pPr>
        <w:spacing w:after="0" w:line="240" w:lineRule="auto"/>
        <w:jc w:val="both"/>
        <w:rPr>
          <w:rFonts w:eastAsia="Times New Roman" w:cs="Times New Roman"/>
          <w:i/>
          <w:color w:val="365F91"/>
          <w:szCs w:val="20"/>
        </w:rPr>
      </w:pPr>
      <w:r w:rsidRPr="0008212F">
        <w:rPr>
          <w:rFonts w:eastAsia="Times New Roman" w:cs="Times New Roman"/>
          <w:szCs w:val="20"/>
        </w:rPr>
        <w:t>Entry to Level 4 from Level 3:</w:t>
      </w:r>
      <w:r w:rsidRPr="0008212F">
        <w:rPr>
          <w:rFonts w:eastAsia="Times New Roman" w:cs="Times New Roman"/>
          <w:szCs w:val="20"/>
        </w:rPr>
        <w:tab/>
      </w:r>
      <w:r w:rsidR="00FB67DD">
        <w:rPr>
          <w:rFonts w:eastAsia="Times New Roman" w:cs="Times New Roman"/>
          <w:szCs w:val="20"/>
        </w:rPr>
        <w:tab/>
      </w:r>
      <w:r w:rsidRPr="0008212F">
        <w:rPr>
          <w:rFonts w:eastAsia="Times New Roman" w:cs="Times New Roman"/>
          <w:szCs w:val="20"/>
        </w:rPr>
        <w:t xml:space="preserve">Minimum of 100 Level 3 credits </w:t>
      </w:r>
    </w:p>
    <w:p w14:paraId="28C93712" w14:textId="77777777" w:rsidR="0031029C" w:rsidRPr="0008212F" w:rsidRDefault="0031029C" w:rsidP="0031029C">
      <w:pPr>
        <w:spacing w:after="0" w:line="240" w:lineRule="auto"/>
        <w:jc w:val="both"/>
        <w:rPr>
          <w:rFonts w:eastAsia="Times New Roman" w:cs="Times New Roman"/>
          <w:szCs w:val="20"/>
        </w:rPr>
      </w:pPr>
      <w:r w:rsidRPr="0008212F">
        <w:rPr>
          <w:rFonts w:eastAsia="Times New Roman" w:cs="Times New Roman"/>
          <w:szCs w:val="20"/>
        </w:rPr>
        <w:t>Entry to Level 5:</w:t>
      </w:r>
      <w:r w:rsidRPr="0008212F">
        <w:rPr>
          <w:rFonts w:eastAsia="Times New Roman" w:cs="Times New Roman"/>
          <w:szCs w:val="20"/>
        </w:rPr>
        <w:tab/>
      </w:r>
      <w:r w:rsidRPr="0008212F">
        <w:rPr>
          <w:rFonts w:eastAsia="Times New Roman" w:cs="Times New Roman"/>
          <w:szCs w:val="20"/>
        </w:rPr>
        <w:tab/>
      </w:r>
      <w:r w:rsidRPr="0008212F">
        <w:rPr>
          <w:rFonts w:eastAsia="Times New Roman" w:cs="Times New Roman"/>
          <w:szCs w:val="20"/>
        </w:rPr>
        <w:tab/>
      </w:r>
      <w:r w:rsidRPr="0008212F">
        <w:rPr>
          <w:rFonts w:eastAsia="Times New Roman" w:cs="Times New Roman"/>
          <w:szCs w:val="20"/>
        </w:rPr>
        <w:tab/>
        <w:t>120 FHEQ Level 4 credits</w:t>
      </w:r>
    </w:p>
    <w:p w14:paraId="5B202395" w14:textId="77777777" w:rsidR="0031029C" w:rsidRPr="0008212F" w:rsidRDefault="0031029C" w:rsidP="0031029C">
      <w:pPr>
        <w:spacing w:after="0" w:line="240" w:lineRule="auto"/>
        <w:jc w:val="both"/>
        <w:rPr>
          <w:rFonts w:eastAsia="Times New Roman" w:cs="Times New Roman"/>
          <w:szCs w:val="20"/>
        </w:rPr>
      </w:pPr>
      <w:r w:rsidRPr="0008212F">
        <w:rPr>
          <w:rFonts w:eastAsia="Times New Roman" w:cs="Times New Roman"/>
          <w:szCs w:val="20"/>
        </w:rPr>
        <w:t>Entry to Level 6:</w:t>
      </w:r>
      <w:r w:rsidRPr="0008212F">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sidRPr="0008212F">
        <w:rPr>
          <w:rFonts w:eastAsia="Times New Roman" w:cs="Times New Roman"/>
          <w:szCs w:val="20"/>
        </w:rPr>
        <w:t>120 FHEQ Level 4 credits + 120 FHEQ Level 5 credits</w:t>
      </w:r>
    </w:p>
    <w:p w14:paraId="2A46C685" w14:textId="77777777" w:rsidR="0031029C" w:rsidRPr="0008212F" w:rsidRDefault="0031029C" w:rsidP="0031029C">
      <w:pPr>
        <w:spacing w:after="0" w:line="240" w:lineRule="auto"/>
        <w:ind w:left="4320" w:hanging="4320"/>
        <w:jc w:val="both"/>
        <w:rPr>
          <w:rFonts w:eastAsia="Times New Roman" w:cs="Times New Roman"/>
          <w:i/>
          <w:color w:val="3366FF"/>
          <w:szCs w:val="20"/>
        </w:rPr>
      </w:pPr>
      <w:r w:rsidRPr="0008212F">
        <w:rPr>
          <w:rFonts w:eastAsia="Times New Roman" w:cs="Times New Roman"/>
          <w:szCs w:val="20"/>
        </w:rPr>
        <w:t>Entry to Level 6 (Placement award):</w:t>
      </w:r>
      <w:r w:rsidRPr="0008212F">
        <w:rPr>
          <w:rFonts w:eastAsia="Times New Roman" w:cs="Times New Roman"/>
          <w:szCs w:val="20"/>
        </w:rPr>
        <w:tab/>
        <w:t>120 FHEQ Level 4 credits + 120 FHEQ Level 5 credits + 120 P credits</w:t>
      </w:r>
      <w:r w:rsidRPr="0008212F">
        <w:rPr>
          <w:rFonts w:eastAsia="Times New Roman" w:cs="Times New Roman"/>
          <w:color w:val="FF0000"/>
          <w:szCs w:val="20"/>
        </w:rPr>
        <w:t xml:space="preserve"> </w:t>
      </w:r>
    </w:p>
    <w:p w14:paraId="643B026F" w14:textId="77777777" w:rsidR="0031029C" w:rsidRPr="0008212F" w:rsidRDefault="0031029C" w:rsidP="00FB67DD">
      <w:pPr>
        <w:pStyle w:val="Heading4"/>
        <w:rPr>
          <w:rFonts w:eastAsia="Times New Roman"/>
        </w:rPr>
      </w:pPr>
      <w:r w:rsidRPr="0008212F">
        <w:rPr>
          <w:rFonts w:eastAsia="Times New Roman"/>
        </w:rPr>
        <w:t>Awards</w:t>
      </w:r>
    </w:p>
    <w:tbl>
      <w:tblPr>
        <w:tblW w:w="0" w:type="auto"/>
        <w:tblLook w:val="01E0" w:firstRow="1" w:lastRow="1" w:firstColumn="1" w:lastColumn="1" w:noHBand="0" w:noVBand="0"/>
      </w:tblPr>
      <w:tblGrid>
        <w:gridCol w:w="4261"/>
        <w:gridCol w:w="4261"/>
      </w:tblGrid>
      <w:tr w:rsidR="0031029C" w:rsidRPr="0008212F" w14:paraId="1DBE573A" w14:textId="77777777" w:rsidTr="0031029C">
        <w:tc>
          <w:tcPr>
            <w:tcW w:w="4261" w:type="dxa"/>
          </w:tcPr>
          <w:p w14:paraId="2BB19845" w14:textId="77777777" w:rsidR="0031029C" w:rsidRPr="0008212F" w:rsidRDefault="0031029C" w:rsidP="00FB67DD">
            <w:r w:rsidRPr="0008212F">
              <w:t>120 Level 3 credits:</w:t>
            </w:r>
          </w:p>
        </w:tc>
        <w:tc>
          <w:tcPr>
            <w:tcW w:w="4261" w:type="dxa"/>
          </w:tcPr>
          <w:p w14:paraId="0BB747E9" w14:textId="77777777" w:rsidR="0031029C" w:rsidRPr="0008212F" w:rsidRDefault="0031029C" w:rsidP="00FB67DD">
            <w:pPr>
              <w:rPr>
                <w:i/>
              </w:rPr>
            </w:pPr>
            <w:r w:rsidRPr="0008212F">
              <w:t xml:space="preserve">Foundation Certificate </w:t>
            </w:r>
          </w:p>
        </w:tc>
      </w:tr>
      <w:tr w:rsidR="0031029C" w:rsidRPr="0008212F" w14:paraId="5E3FEFC1" w14:textId="77777777" w:rsidTr="0031029C">
        <w:tc>
          <w:tcPr>
            <w:tcW w:w="4261" w:type="dxa"/>
          </w:tcPr>
          <w:p w14:paraId="5C7BA41F" w14:textId="77777777" w:rsidR="0031029C" w:rsidRPr="0008212F" w:rsidRDefault="0031029C" w:rsidP="00FB67DD">
            <w:r w:rsidRPr="0008212F">
              <w:t>120 credits, with a minimum of 120 at FHEQ Level 4 or higher:</w:t>
            </w:r>
          </w:p>
        </w:tc>
        <w:tc>
          <w:tcPr>
            <w:tcW w:w="4261" w:type="dxa"/>
          </w:tcPr>
          <w:p w14:paraId="642196A3" w14:textId="77777777" w:rsidR="0031029C" w:rsidRPr="0008212F" w:rsidRDefault="0031029C" w:rsidP="00FB67DD">
            <w:r w:rsidRPr="0008212F">
              <w:t>Certificate of Higher Education</w:t>
            </w:r>
          </w:p>
        </w:tc>
      </w:tr>
      <w:tr w:rsidR="0031029C" w:rsidRPr="0008212F" w14:paraId="42DF1D98" w14:textId="77777777" w:rsidTr="0031029C">
        <w:tc>
          <w:tcPr>
            <w:tcW w:w="4261" w:type="dxa"/>
          </w:tcPr>
          <w:p w14:paraId="2342B0C2" w14:textId="77777777" w:rsidR="0031029C" w:rsidRPr="0008212F" w:rsidRDefault="0031029C" w:rsidP="00FB67DD">
            <w:r w:rsidRPr="0008212F">
              <w:t>240 credits, with a minimum of 120 at FHEQ Level 5 or higher:</w:t>
            </w:r>
          </w:p>
        </w:tc>
        <w:tc>
          <w:tcPr>
            <w:tcW w:w="4261" w:type="dxa"/>
          </w:tcPr>
          <w:p w14:paraId="68B61FBC" w14:textId="77777777" w:rsidR="0031029C" w:rsidRPr="0008212F" w:rsidRDefault="0031029C" w:rsidP="00FB67DD">
            <w:r w:rsidRPr="0008212F">
              <w:t>Diploma of Higher Education</w:t>
            </w:r>
          </w:p>
        </w:tc>
      </w:tr>
      <w:tr w:rsidR="0031029C" w:rsidRPr="0008212F" w14:paraId="3E0AAA0A" w14:textId="77777777" w:rsidTr="0031029C">
        <w:trPr>
          <w:trHeight w:val="233"/>
        </w:trPr>
        <w:tc>
          <w:tcPr>
            <w:tcW w:w="4261" w:type="dxa"/>
          </w:tcPr>
          <w:p w14:paraId="18997F50" w14:textId="77777777" w:rsidR="0031029C" w:rsidRPr="0008212F" w:rsidRDefault="0031029C" w:rsidP="00FB67DD">
            <w:r w:rsidRPr="0008212F">
              <w:t>300 credits, with a minimum of 60 at FHEQ</w:t>
            </w:r>
          </w:p>
          <w:p w14:paraId="6B1F2401" w14:textId="77777777" w:rsidR="0031029C" w:rsidRPr="0008212F" w:rsidRDefault="0031029C" w:rsidP="00FB67DD">
            <w:r w:rsidRPr="0008212F">
              <w:t>Level 6 or higher:</w:t>
            </w:r>
          </w:p>
        </w:tc>
        <w:tc>
          <w:tcPr>
            <w:tcW w:w="4261" w:type="dxa"/>
          </w:tcPr>
          <w:p w14:paraId="7BE16531" w14:textId="77777777" w:rsidR="0031029C" w:rsidRPr="0008212F" w:rsidRDefault="0031029C" w:rsidP="00FB67DD">
            <w:r w:rsidRPr="0008212F">
              <w:t>Ordinary Degree*</w:t>
            </w:r>
          </w:p>
        </w:tc>
      </w:tr>
      <w:tr w:rsidR="0031029C" w:rsidRPr="0008212F" w14:paraId="6CC0D32E" w14:textId="77777777" w:rsidTr="0031029C">
        <w:trPr>
          <w:trHeight w:val="232"/>
        </w:trPr>
        <w:tc>
          <w:tcPr>
            <w:tcW w:w="4261" w:type="dxa"/>
          </w:tcPr>
          <w:p w14:paraId="159A0B03" w14:textId="77777777" w:rsidR="0031029C" w:rsidRPr="0008212F" w:rsidRDefault="0031029C" w:rsidP="00FB67DD">
            <w:r w:rsidRPr="0008212F">
              <w:t>360 credits, with a minimum of 120 at FHEQ Level 6::</w:t>
            </w:r>
          </w:p>
        </w:tc>
        <w:tc>
          <w:tcPr>
            <w:tcW w:w="4261" w:type="dxa"/>
          </w:tcPr>
          <w:p w14:paraId="3B3DB062" w14:textId="77777777" w:rsidR="0031029C" w:rsidRPr="0008212F" w:rsidRDefault="0031029C" w:rsidP="00FB67DD">
            <w:r w:rsidRPr="0008212F">
              <w:t>Honours Degree**</w:t>
            </w:r>
          </w:p>
        </w:tc>
      </w:tr>
      <w:tr w:rsidR="0031029C" w:rsidRPr="0008212F" w14:paraId="37E16D05" w14:textId="77777777" w:rsidTr="0031029C">
        <w:tc>
          <w:tcPr>
            <w:tcW w:w="4261" w:type="dxa"/>
          </w:tcPr>
          <w:p w14:paraId="55D5F7EB" w14:textId="77777777" w:rsidR="0031029C" w:rsidRPr="0008212F" w:rsidRDefault="0031029C" w:rsidP="00FB67DD">
            <w:r w:rsidRPr="0008212F">
              <w:t>480 credits, with a minimum of 120 at FHEQ Level 6:</w:t>
            </w:r>
          </w:p>
        </w:tc>
        <w:tc>
          <w:tcPr>
            <w:tcW w:w="4261" w:type="dxa"/>
          </w:tcPr>
          <w:p w14:paraId="10B68A65" w14:textId="77777777" w:rsidR="0031029C" w:rsidRPr="0008212F" w:rsidRDefault="0031029C" w:rsidP="00FB67DD">
            <w:r w:rsidRPr="0008212F">
              <w:t xml:space="preserve">Honours Degree*** </w:t>
            </w:r>
          </w:p>
        </w:tc>
      </w:tr>
    </w:tbl>
    <w:p w14:paraId="335B3044" w14:textId="77777777" w:rsidR="0031029C" w:rsidRPr="0008212F" w:rsidRDefault="0031029C" w:rsidP="00FB67DD">
      <w:pPr>
        <w:rPr>
          <w:i/>
          <w:iCs/>
        </w:rPr>
      </w:pPr>
      <w:r w:rsidRPr="0008212F">
        <w:rPr>
          <w:i/>
          <w:iCs/>
        </w:rPr>
        <w:t>* Students may be awarded an Ordinary degree having been assessed in 360 credits and successfully achieved at least 300 credits at Levels 4-6.</w:t>
      </w:r>
    </w:p>
    <w:p w14:paraId="3902770A" w14:textId="77777777" w:rsidR="0031029C" w:rsidRPr="0008212F" w:rsidRDefault="0031029C" w:rsidP="00FB67DD">
      <w:pPr>
        <w:rPr>
          <w:i/>
          <w:iCs/>
        </w:rPr>
      </w:pPr>
      <w:r w:rsidRPr="0008212F">
        <w:rPr>
          <w:i/>
          <w:iCs/>
        </w:rPr>
        <w:t>**Students may be awarded an Honours degree having been assessed and awarded in 360 credits at Levels 4-6.</w:t>
      </w:r>
    </w:p>
    <w:p w14:paraId="7E30BF60" w14:textId="77777777" w:rsidR="0031029C" w:rsidRPr="0008212F" w:rsidRDefault="0031029C" w:rsidP="00FB67DD">
      <w:pPr>
        <w:rPr>
          <w:b/>
        </w:rPr>
      </w:pPr>
      <w:r w:rsidRPr="0008212F">
        <w:rPr>
          <w:i/>
          <w:iCs/>
        </w:rPr>
        <w:t>***Students may be awarded an Honours degree having been assessed and awarded in 480 credits</w:t>
      </w:r>
      <w:r w:rsidRPr="00186955">
        <w:rPr>
          <w:i/>
          <w:iCs/>
          <w:color w:val="000000"/>
        </w:rPr>
        <w:t xml:space="preserve"> </w:t>
      </w:r>
      <w:r w:rsidRPr="00F76BD8">
        <w:rPr>
          <w:i/>
          <w:iCs/>
          <w:color w:val="000000"/>
        </w:rPr>
        <w:t>at Levels 4-6</w:t>
      </w:r>
      <w:r>
        <w:rPr>
          <w:i/>
          <w:iCs/>
        </w:rPr>
        <w:t>, with 120 P credits.</w:t>
      </w:r>
    </w:p>
    <w:p w14:paraId="01928FCF" w14:textId="77777777" w:rsidR="0031029C" w:rsidRPr="0008212F" w:rsidRDefault="0031029C" w:rsidP="00FB67DD">
      <w:pPr>
        <w:rPr>
          <w:b/>
        </w:rPr>
      </w:pPr>
    </w:p>
    <w:p w14:paraId="6B1C983F" w14:textId="77777777" w:rsidR="0031029C" w:rsidRPr="0008212F" w:rsidRDefault="0031029C" w:rsidP="00FB67DD">
      <w:pPr>
        <w:pStyle w:val="Heading3"/>
      </w:pPr>
      <w:r w:rsidRPr="0008212F">
        <w:br w:type="page"/>
      </w:r>
      <w:bookmarkStart w:id="514" w:name="_Toc457379890"/>
      <w:r w:rsidRPr="0008212F">
        <w:lastRenderedPageBreak/>
        <w:t>Classification</w:t>
      </w:r>
      <w:bookmarkEnd w:id="514"/>
    </w:p>
    <w:p w14:paraId="0809F7BA" w14:textId="77777777" w:rsidR="0031029C" w:rsidRPr="0008212F" w:rsidRDefault="0031029C" w:rsidP="0031029C">
      <w:pPr>
        <w:spacing w:after="0" w:line="240" w:lineRule="auto"/>
        <w:jc w:val="both"/>
        <w:rPr>
          <w:rFonts w:eastAsia="Calibri" w:cs="Times New Roman"/>
          <w:szCs w:val="20"/>
        </w:rPr>
      </w:pPr>
      <w:r w:rsidRPr="0008212F">
        <w:rPr>
          <w:rFonts w:eastAsia="Times New Roman" w:cs="Times New Roman"/>
          <w:szCs w:val="20"/>
        </w:rPr>
        <w:t xml:space="preserve">The degree classification for </w:t>
      </w:r>
      <w:r w:rsidRPr="0008212F">
        <w:rPr>
          <w:rFonts w:eastAsia="Times New Roman" w:cs="Times New Roman"/>
          <w:bCs/>
          <w:szCs w:val="20"/>
        </w:rPr>
        <w:t>BSc (Hons) Computer Games (Indie)</w:t>
      </w:r>
      <w:r w:rsidRPr="0008212F">
        <w:rPr>
          <w:rFonts w:eastAsia="Times New Roman" w:cs="Times New Roman"/>
          <w:szCs w:val="20"/>
        </w:rPr>
        <w:t xml:space="preserve"> course is determined </w:t>
      </w:r>
      <w:r w:rsidRPr="0008212F">
        <w:rPr>
          <w:rFonts w:eastAsia="Calibri" w:cs="Times New Roman"/>
          <w:szCs w:val="20"/>
        </w:rPr>
        <w:t xml:space="preserve">from the Level 5 and Level 6 results using the following method: credit weighted average from the best 100 credits at Level 6 (weighted at 70%) plus the credit weighted average from the best 100 credits at Level 5 and the remaining Level 6 credits (weighted at 30%).  </w:t>
      </w:r>
    </w:p>
    <w:p w14:paraId="10C35B29" w14:textId="77777777" w:rsidR="0031029C" w:rsidRPr="0008212F" w:rsidRDefault="0031029C" w:rsidP="0031029C">
      <w:pPr>
        <w:spacing w:after="0" w:line="240" w:lineRule="auto"/>
        <w:jc w:val="both"/>
        <w:rPr>
          <w:rFonts w:eastAsia="Calibri" w:cs="Times New Roman"/>
          <w:szCs w:val="20"/>
        </w:rPr>
      </w:pPr>
    </w:p>
    <w:p w14:paraId="11AB4591" w14:textId="77777777" w:rsidR="0031029C" w:rsidRPr="0008212F" w:rsidRDefault="0031029C" w:rsidP="00FB67DD">
      <w:pPr>
        <w:pStyle w:val="Heading4"/>
        <w:rPr>
          <w:rFonts w:eastAsia="Times New Roman"/>
        </w:rPr>
      </w:pPr>
      <w:r w:rsidRPr="0008212F">
        <w:rPr>
          <w:rFonts w:eastAsia="Times New Roman"/>
        </w:rPr>
        <w:t xml:space="preserve">Notes </w:t>
      </w:r>
    </w:p>
    <w:p w14:paraId="7ECDFE19" w14:textId="77777777" w:rsidR="0031029C" w:rsidRPr="0008212F" w:rsidRDefault="0031029C" w:rsidP="0031029C">
      <w:pPr>
        <w:spacing w:after="0" w:line="240" w:lineRule="auto"/>
        <w:jc w:val="both"/>
        <w:rPr>
          <w:rFonts w:eastAsia="Times New Roman" w:cs="Times New Roman"/>
          <w:b/>
          <w:bCs/>
          <w:szCs w:val="20"/>
          <w:lang w:val="x-none"/>
        </w:rPr>
      </w:pPr>
    </w:p>
    <w:p w14:paraId="5AA0C0FB" w14:textId="77777777" w:rsidR="0031029C" w:rsidRPr="0008212F" w:rsidRDefault="0031029C" w:rsidP="00FB67DD">
      <w:pPr>
        <w:pStyle w:val="Heading5"/>
        <w:rPr>
          <w:rFonts w:eastAsia="Times New Roman"/>
        </w:rPr>
      </w:pPr>
      <w:r w:rsidRPr="0008212F">
        <w:rPr>
          <w:rFonts w:eastAsia="Times New Roman"/>
        </w:rPr>
        <w:t>Exemption(s) from Southampton Solent University Assessment Policy/Regulations:</w:t>
      </w:r>
    </w:p>
    <w:p w14:paraId="015A7F21" w14:textId="77777777" w:rsidR="0031029C" w:rsidRPr="0008212F" w:rsidRDefault="0031029C" w:rsidP="0031029C">
      <w:pPr>
        <w:spacing w:after="0" w:line="240" w:lineRule="auto"/>
        <w:jc w:val="both"/>
        <w:rPr>
          <w:rFonts w:eastAsia="Times New Roman" w:cs="Times New Roman"/>
          <w:b/>
          <w:bCs/>
          <w:szCs w:val="20"/>
          <w:lang w:val="x-none"/>
        </w:rPr>
      </w:pPr>
    </w:p>
    <w:p w14:paraId="177DFD17" w14:textId="77777777" w:rsidR="0031029C" w:rsidRPr="0008212F" w:rsidRDefault="0031029C" w:rsidP="0031029C">
      <w:pPr>
        <w:spacing w:after="0" w:line="240" w:lineRule="auto"/>
        <w:jc w:val="both"/>
        <w:rPr>
          <w:rFonts w:eastAsia="Times New Roman" w:cs="Times New Roman"/>
          <w:bCs/>
          <w:szCs w:val="20"/>
          <w:lang w:val="x-none"/>
        </w:rPr>
      </w:pPr>
      <w:r w:rsidRPr="0008212F">
        <w:rPr>
          <w:rFonts w:eastAsia="Times New Roman" w:cs="Times New Roman"/>
          <w:bCs/>
          <w:szCs w:val="20"/>
          <w:lang w:val="x-none"/>
        </w:rPr>
        <w:t>None</w:t>
      </w:r>
    </w:p>
    <w:p w14:paraId="154E46A2" w14:textId="77777777" w:rsidR="0031029C" w:rsidRPr="0008212F" w:rsidRDefault="0031029C" w:rsidP="0031029C">
      <w:pPr>
        <w:spacing w:after="0" w:line="240" w:lineRule="auto"/>
        <w:jc w:val="both"/>
        <w:rPr>
          <w:rFonts w:eastAsia="Times New Roman" w:cs="Times New Roman"/>
          <w:b/>
          <w:bCs/>
          <w:szCs w:val="20"/>
          <w:lang w:val="x-none"/>
        </w:rPr>
      </w:pPr>
    </w:p>
    <w:p w14:paraId="470D4C37" w14:textId="77777777" w:rsidR="0031029C" w:rsidRPr="0008212F" w:rsidRDefault="0031029C" w:rsidP="00FB67DD">
      <w:pPr>
        <w:pStyle w:val="Heading5"/>
        <w:rPr>
          <w:rFonts w:eastAsia="Times New Roman"/>
        </w:rPr>
      </w:pPr>
      <w:r w:rsidRPr="0008212F">
        <w:rPr>
          <w:rFonts w:eastAsia="Times New Roman"/>
        </w:rPr>
        <w:t xml:space="preserve">Exemption(s) from the Southampton Solent University Academic Framework: </w:t>
      </w:r>
    </w:p>
    <w:p w14:paraId="32189046" w14:textId="77777777" w:rsidR="0031029C" w:rsidRPr="0008212F" w:rsidRDefault="0031029C" w:rsidP="0031029C">
      <w:pPr>
        <w:spacing w:after="0" w:line="240" w:lineRule="auto"/>
        <w:jc w:val="both"/>
        <w:rPr>
          <w:rFonts w:eastAsia="Times New Roman" w:cs="Times New Roman"/>
          <w:bCs/>
          <w:szCs w:val="20"/>
          <w:lang w:val="x-none"/>
        </w:rPr>
      </w:pPr>
    </w:p>
    <w:p w14:paraId="2D2AFD6A" w14:textId="77777777" w:rsidR="0031029C" w:rsidRPr="0008212F" w:rsidRDefault="0031029C" w:rsidP="0031029C">
      <w:pPr>
        <w:spacing w:after="0" w:line="240" w:lineRule="auto"/>
        <w:jc w:val="both"/>
        <w:rPr>
          <w:rFonts w:eastAsia="Times New Roman" w:cs="Times New Roman"/>
          <w:bCs/>
          <w:szCs w:val="20"/>
          <w:lang w:val="x-none"/>
        </w:rPr>
      </w:pPr>
      <w:r w:rsidRPr="0008212F">
        <w:rPr>
          <w:rFonts w:eastAsia="Times New Roman" w:cs="Times New Roman"/>
          <w:bCs/>
          <w:szCs w:val="20"/>
          <w:lang w:val="x-none"/>
        </w:rPr>
        <w:t>None</w:t>
      </w:r>
    </w:p>
    <w:p w14:paraId="0F2EE860" w14:textId="77777777" w:rsidR="0031029C" w:rsidRPr="0008212F" w:rsidRDefault="0031029C" w:rsidP="0031029C">
      <w:pPr>
        <w:spacing w:after="0" w:line="240" w:lineRule="auto"/>
        <w:jc w:val="both"/>
        <w:rPr>
          <w:rFonts w:eastAsia="Times New Roman" w:cs="Times New Roman"/>
          <w:bCs/>
          <w:szCs w:val="20"/>
          <w:lang w:val="x-none"/>
        </w:rPr>
      </w:pPr>
    </w:p>
    <w:p w14:paraId="0E06DD03" w14:textId="77777777" w:rsidR="0031029C" w:rsidRPr="0008212F" w:rsidRDefault="0031029C" w:rsidP="00FB67DD">
      <w:pPr>
        <w:pStyle w:val="Heading5"/>
        <w:rPr>
          <w:rFonts w:eastAsia="Times New Roman"/>
        </w:rPr>
      </w:pPr>
      <w:r w:rsidRPr="0008212F">
        <w:rPr>
          <w:rFonts w:eastAsia="Times New Roman"/>
        </w:rPr>
        <w:t xml:space="preserve">Special Provisions relating to requirements of Professional/Statutory Bodies: </w:t>
      </w:r>
    </w:p>
    <w:p w14:paraId="24C40EA6" w14:textId="77777777" w:rsidR="0031029C" w:rsidRPr="0008212F" w:rsidRDefault="0031029C" w:rsidP="0031029C">
      <w:pPr>
        <w:spacing w:after="0" w:line="240" w:lineRule="auto"/>
        <w:jc w:val="both"/>
        <w:rPr>
          <w:rFonts w:eastAsia="Times New Roman" w:cs="Times New Roman"/>
          <w:bCs/>
          <w:szCs w:val="20"/>
          <w:lang w:val="x-none"/>
        </w:rPr>
      </w:pPr>
    </w:p>
    <w:p w14:paraId="0AE21362" w14:textId="77777777" w:rsidR="0031029C" w:rsidRPr="0008212F" w:rsidRDefault="0031029C" w:rsidP="0031029C">
      <w:pPr>
        <w:spacing w:after="0" w:line="240" w:lineRule="auto"/>
        <w:jc w:val="both"/>
        <w:rPr>
          <w:rFonts w:eastAsia="Times New Roman" w:cs="Times New Roman"/>
          <w:bCs/>
          <w:szCs w:val="20"/>
          <w:lang w:val="x-none"/>
        </w:rPr>
      </w:pPr>
      <w:r w:rsidRPr="0008212F">
        <w:rPr>
          <w:rFonts w:eastAsia="Times New Roman" w:cs="Times New Roman"/>
          <w:bCs/>
          <w:szCs w:val="20"/>
          <w:lang w:val="x-none"/>
        </w:rPr>
        <w:t>None</w:t>
      </w:r>
    </w:p>
    <w:p w14:paraId="552B68E4" w14:textId="77777777" w:rsidR="0031029C" w:rsidRPr="0008212F" w:rsidRDefault="0031029C" w:rsidP="0031029C">
      <w:pPr>
        <w:pageBreakBefore/>
        <w:spacing w:after="0" w:line="240" w:lineRule="auto"/>
        <w:jc w:val="right"/>
        <w:rPr>
          <w:rFonts w:eastAsia="Times New Roman" w:cs="Times New Roman"/>
          <w:b/>
          <w:bCs/>
          <w:szCs w:val="20"/>
        </w:rPr>
      </w:pPr>
      <w:r w:rsidRPr="0008212F">
        <w:rPr>
          <w:rFonts w:eastAsia="Times New Roman" w:cs="Times New Roman"/>
          <w:szCs w:val="20"/>
        </w:rPr>
        <w:lastRenderedPageBreak/>
        <w:t>Annex 1</w:t>
      </w:r>
    </w:p>
    <w:p w14:paraId="33856780" w14:textId="77777777" w:rsidR="0031029C" w:rsidRPr="0008212F" w:rsidRDefault="0031029C" w:rsidP="00FB67DD">
      <w:pPr>
        <w:pStyle w:val="Heading3"/>
      </w:pPr>
      <w:bookmarkStart w:id="515" w:name="_Toc457379891"/>
      <w:r w:rsidRPr="0008212F">
        <w:t>Map to Computing Subject Benchmark</w:t>
      </w:r>
      <w:bookmarkEnd w:id="515"/>
      <w:r w:rsidRPr="0008212F">
        <w:t xml:space="preserve"> </w:t>
      </w:r>
    </w:p>
    <w:p w14:paraId="3D3D0BEB" w14:textId="77777777" w:rsidR="0031029C" w:rsidRPr="0008212F" w:rsidRDefault="0031029C" w:rsidP="0031029C">
      <w:pPr>
        <w:spacing w:after="0" w:line="240" w:lineRule="auto"/>
        <w:jc w:val="both"/>
        <w:rPr>
          <w:rFonts w:eastAsia="Times New Roman" w:cs="Times New Roman"/>
          <w:szCs w:val="20"/>
        </w:rPr>
      </w:pPr>
    </w:p>
    <w:p w14:paraId="0135F462" w14:textId="77777777" w:rsidR="0031029C" w:rsidRPr="0008212F" w:rsidRDefault="0031029C" w:rsidP="0031029C">
      <w:pPr>
        <w:spacing w:after="0" w:line="240" w:lineRule="auto"/>
        <w:jc w:val="both"/>
        <w:rPr>
          <w:rFonts w:eastAsia="Times New Roman" w:cs="Times New Roman"/>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0"/>
        <w:gridCol w:w="2462"/>
      </w:tblGrid>
      <w:tr w:rsidR="0031029C" w:rsidRPr="0008212F" w14:paraId="7F478E28" w14:textId="77777777" w:rsidTr="0031029C">
        <w:tc>
          <w:tcPr>
            <w:tcW w:w="6780" w:type="dxa"/>
            <w:tcBorders>
              <w:top w:val="double" w:sz="4" w:space="0" w:color="auto"/>
              <w:left w:val="double" w:sz="4" w:space="0" w:color="auto"/>
            </w:tcBorders>
            <w:shd w:val="clear" w:color="auto" w:fill="E0E0E0"/>
          </w:tcPr>
          <w:p w14:paraId="681C83FB" w14:textId="77777777" w:rsidR="0031029C" w:rsidRPr="0008212F" w:rsidRDefault="0031029C" w:rsidP="0031029C">
            <w:pPr>
              <w:spacing w:after="0" w:line="240" w:lineRule="auto"/>
              <w:rPr>
                <w:rFonts w:eastAsia="Times New Roman" w:cs="Arial"/>
                <w:szCs w:val="20"/>
              </w:rPr>
            </w:pPr>
            <w:r w:rsidRPr="0008212F">
              <w:rPr>
                <w:rFonts w:eastAsia="Times New Roman" w:cs="Arial"/>
                <w:szCs w:val="20"/>
              </w:rPr>
              <w:t>Threshold*</w:t>
            </w:r>
          </w:p>
          <w:p w14:paraId="7E1BBF9F" w14:textId="77777777" w:rsidR="0031029C" w:rsidRPr="0008212F" w:rsidRDefault="0031029C" w:rsidP="0031029C">
            <w:pPr>
              <w:spacing w:after="0" w:line="240" w:lineRule="auto"/>
              <w:rPr>
                <w:rFonts w:eastAsia="Times New Roman" w:cs="Arial"/>
                <w:szCs w:val="20"/>
              </w:rPr>
            </w:pPr>
          </w:p>
        </w:tc>
        <w:tc>
          <w:tcPr>
            <w:tcW w:w="2462" w:type="dxa"/>
            <w:tcBorders>
              <w:top w:val="double" w:sz="4" w:space="0" w:color="auto"/>
              <w:right w:val="double" w:sz="4" w:space="0" w:color="auto"/>
            </w:tcBorders>
            <w:shd w:val="clear" w:color="auto" w:fill="E0E0E0"/>
          </w:tcPr>
          <w:p w14:paraId="61B77E16" w14:textId="77777777" w:rsidR="0031029C" w:rsidRPr="0008212F" w:rsidRDefault="0031029C" w:rsidP="0031029C">
            <w:pPr>
              <w:spacing w:after="0" w:line="240" w:lineRule="auto"/>
              <w:rPr>
                <w:rFonts w:eastAsia="Times New Roman" w:cs="Arial"/>
                <w:szCs w:val="20"/>
              </w:rPr>
            </w:pPr>
            <w:r w:rsidRPr="0008212F">
              <w:rPr>
                <w:rFonts w:eastAsia="Times New Roman" w:cs="Arial"/>
                <w:szCs w:val="20"/>
              </w:rPr>
              <w:t>Learning Outcome</w:t>
            </w:r>
          </w:p>
        </w:tc>
      </w:tr>
      <w:tr w:rsidR="0031029C" w:rsidRPr="0008212F" w14:paraId="5AF1B42A" w14:textId="77777777" w:rsidTr="0031029C">
        <w:tc>
          <w:tcPr>
            <w:tcW w:w="6780" w:type="dxa"/>
            <w:tcBorders>
              <w:left w:val="double" w:sz="4" w:space="0" w:color="auto"/>
            </w:tcBorders>
          </w:tcPr>
          <w:p w14:paraId="18FBCEB9" w14:textId="77777777" w:rsidR="0031029C" w:rsidRPr="0008212F" w:rsidRDefault="0031029C" w:rsidP="0031029C">
            <w:pPr>
              <w:spacing w:after="0" w:line="240" w:lineRule="auto"/>
              <w:rPr>
                <w:rFonts w:eastAsia="Times New Roman" w:cs="Arial"/>
                <w:szCs w:val="20"/>
              </w:rPr>
            </w:pPr>
            <w:r w:rsidRPr="0008212F">
              <w:rPr>
                <w:rFonts w:eastAsia="Times New Roman" w:cs="Tahoma"/>
                <w:szCs w:val="20"/>
              </w:rPr>
              <w:t>Demonstrate a requisite understanding of the main body of knowledge for their programme of study</w:t>
            </w:r>
          </w:p>
        </w:tc>
        <w:tc>
          <w:tcPr>
            <w:tcW w:w="2462" w:type="dxa"/>
            <w:tcBorders>
              <w:right w:val="double" w:sz="4" w:space="0" w:color="auto"/>
            </w:tcBorders>
          </w:tcPr>
          <w:p w14:paraId="538B6A99" w14:textId="77777777" w:rsidR="0031029C" w:rsidRPr="0008212F" w:rsidRDefault="0031029C" w:rsidP="0031029C">
            <w:pPr>
              <w:spacing w:after="0" w:line="240" w:lineRule="auto"/>
              <w:jc w:val="center"/>
              <w:rPr>
                <w:rFonts w:eastAsia="Times New Roman" w:cs="Arial"/>
                <w:szCs w:val="20"/>
              </w:rPr>
            </w:pPr>
            <w:r w:rsidRPr="0008212F">
              <w:rPr>
                <w:rFonts w:eastAsia="Times New Roman" w:cs="Arial"/>
                <w:szCs w:val="20"/>
              </w:rPr>
              <w:t>K1 K3</w:t>
            </w:r>
          </w:p>
        </w:tc>
      </w:tr>
      <w:tr w:rsidR="0031029C" w:rsidRPr="0008212F" w14:paraId="669987D6" w14:textId="77777777" w:rsidTr="0031029C">
        <w:tc>
          <w:tcPr>
            <w:tcW w:w="6780" w:type="dxa"/>
            <w:tcBorders>
              <w:left w:val="double" w:sz="4" w:space="0" w:color="auto"/>
            </w:tcBorders>
          </w:tcPr>
          <w:p w14:paraId="52F33F26" w14:textId="77777777" w:rsidR="0031029C" w:rsidRPr="0008212F" w:rsidRDefault="0031029C" w:rsidP="0031029C">
            <w:pPr>
              <w:spacing w:after="0" w:line="240" w:lineRule="auto"/>
              <w:rPr>
                <w:rFonts w:eastAsia="Times New Roman" w:cs="Arial"/>
                <w:szCs w:val="20"/>
              </w:rPr>
            </w:pPr>
            <w:r w:rsidRPr="0008212F">
              <w:rPr>
                <w:rFonts w:eastAsia="Times New Roman" w:cs="Tahoma"/>
                <w:szCs w:val="20"/>
              </w:rPr>
              <w:t>Understand and apply essential concepts, principles and practice of the subject in the context of well-defined scenarios, showing judgement in the selection and application of tools and techniques</w:t>
            </w:r>
          </w:p>
        </w:tc>
        <w:tc>
          <w:tcPr>
            <w:tcW w:w="2462" w:type="dxa"/>
            <w:tcBorders>
              <w:right w:val="double" w:sz="4" w:space="0" w:color="auto"/>
            </w:tcBorders>
          </w:tcPr>
          <w:p w14:paraId="4A699930" w14:textId="77777777" w:rsidR="0031029C" w:rsidRPr="0008212F" w:rsidRDefault="0031029C" w:rsidP="0031029C">
            <w:pPr>
              <w:spacing w:after="0" w:line="240" w:lineRule="auto"/>
              <w:jc w:val="center"/>
              <w:rPr>
                <w:rFonts w:eastAsia="Times New Roman" w:cs="Arial"/>
                <w:szCs w:val="20"/>
              </w:rPr>
            </w:pPr>
            <w:r w:rsidRPr="0008212F">
              <w:rPr>
                <w:rFonts w:eastAsia="Times New Roman" w:cs="Arial"/>
                <w:szCs w:val="20"/>
              </w:rPr>
              <w:t>K2 K3 C2 P2</w:t>
            </w:r>
          </w:p>
        </w:tc>
      </w:tr>
      <w:tr w:rsidR="0031029C" w:rsidRPr="0008212F" w14:paraId="76EB9640" w14:textId="77777777" w:rsidTr="0031029C">
        <w:tc>
          <w:tcPr>
            <w:tcW w:w="6780" w:type="dxa"/>
            <w:tcBorders>
              <w:left w:val="double" w:sz="4" w:space="0" w:color="auto"/>
            </w:tcBorders>
          </w:tcPr>
          <w:p w14:paraId="2B388B65" w14:textId="77777777" w:rsidR="0031029C" w:rsidRPr="0008212F" w:rsidRDefault="0031029C" w:rsidP="0031029C">
            <w:pPr>
              <w:spacing w:after="0" w:line="240" w:lineRule="auto"/>
              <w:rPr>
                <w:rFonts w:eastAsia="Times New Roman" w:cs="Arial"/>
                <w:szCs w:val="20"/>
              </w:rPr>
            </w:pPr>
            <w:r w:rsidRPr="0008212F">
              <w:rPr>
                <w:rFonts w:eastAsia="Times New Roman" w:cs="Tahoma"/>
                <w:szCs w:val="20"/>
              </w:rPr>
              <w:t>Produce work involving problem identification, the analysis, the design and the development of a system with appropriate documentation. The work will show some problem solving and evaluation skills drawing on some supporting evidence, and demonstrate a requisite understanding of the need for quality</w:t>
            </w:r>
          </w:p>
        </w:tc>
        <w:tc>
          <w:tcPr>
            <w:tcW w:w="2462" w:type="dxa"/>
            <w:tcBorders>
              <w:right w:val="double" w:sz="4" w:space="0" w:color="auto"/>
            </w:tcBorders>
          </w:tcPr>
          <w:p w14:paraId="1F8D97D9" w14:textId="77777777" w:rsidR="0031029C" w:rsidRPr="0008212F" w:rsidRDefault="0031029C" w:rsidP="0031029C">
            <w:pPr>
              <w:spacing w:after="0" w:line="240" w:lineRule="auto"/>
              <w:jc w:val="center"/>
              <w:rPr>
                <w:rFonts w:eastAsia="Times New Roman" w:cs="Arial"/>
                <w:szCs w:val="20"/>
              </w:rPr>
            </w:pPr>
            <w:r w:rsidRPr="0008212F">
              <w:rPr>
                <w:rFonts w:eastAsia="Times New Roman" w:cs="Arial"/>
                <w:szCs w:val="20"/>
              </w:rPr>
              <w:t>K2 C1  C2  C3</w:t>
            </w:r>
          </w:p>
        </w:tc>
      </w:tr>
      <w:tr w:rsidR="0031029C" w:rsidRPr="0008212F" w14:paraId="2A1F0876" w14:textId="77777777" w:rsidTr="0031029C">
        <w:tc>
          <w:tcPr>
            <w:tcW w:w="6780" w:type="dxa"/>
            <w:tcBorders>
              <w:left w:val="double" w:sz="4" w:space="0" w:color="auto"/>
            </w:tcBorders>
          </w:tcPr>
          <w:p w14:paraId="209AAFA9" w14:textId="77777777" w:rsidR="0031029C" w:rsidRPr="0008212F" w:rsidRDefault="0031029C" w:rsidP="0031029C">
            <w:pPr>
              <w:spacing w:after="0" w:line="240" w:lineRule="auto"/>
              <w:rPr>
                <w:rFonts w:eastAsia="Times New Roman" w:cs="Arial"/>
                <w:szCs w:val="20"/>
              </w:rPr>
            </w:pPr>
            <w:r w:rsidRPr="0008212F">
              <w:rPr>
                <w:rFonts w:eastAsia="Times New Roman" w:cs="Tahoma"/>
                <w:szCs w:val="20"/>
              </w:rPr>
              <w:t>Demonstrate transferable skills and an ability to work under guidance and as a team member</w:t>
            </w:r>
          </w:p>
        </w:tc>
        <w:tc>
          <w:tcPr>
            <w:tcW w:w="2462" w:type="dxa"/>
            <w:tcBorders>
              <w:right w:val="double" w:sz="4" w:space="0" w:color="auto"/>
            </w:tcBorders>
          </w:tcPr>
          <w:p w14:paraId="5635F807" w14:textId="77777777" w:rsidR="0031029C" w:rsidRPr="0008212F" w:rsidRDefault="0031029C" w:rsidP="0031029C">
            <w:pPr>
              <w:spacing w:after="0" w:line="240" w:lineRule="auto"/>
              <w:jc w:val="center"/>
              <w:rPr>
                <w:rFonts w:eastAsia="Times New Roman" w:cs="Arial"/>
                <w:szCs w:val="20"/>
              </w:rPr>
            </w:pPr>
            <w:r w:rsidRPr="0008212F">
              <w:rPr>
                <w:rFonts w:eastAsia="Times New Roman" w:cs="Arial"/>
                <w:szCs w:val="20"/>
              </w:rPr>
              <w:t>T1 T2 T3 T4</w:t>
            </w:r>
          </w:p>
        </w:tc>
      </w:tr>
      <w:tr w:rsidR="0031029C" w:rsidRPr="0008212F" w14:paraId="4BB848F6" w14:textId="77777777" w:rsidTr="0031029C">
        <w:tc>
          <w:tcPr>
            <w:tcW w:w="6780" w:type="dxa"/>
            <w:tcBorders>
              <w:left w:val="double" w:sz="4" w:space="0" w:color="auto"/>
              <w:bottom w:val="single" w:sz="4" w:space="0" w:color="auto"/>
            </w:tcBorders>
          </w:tcPr>
          <w:p w14:paraId="52765112" w14:textId="77777777" w:rsidR="0031029C" w:rsidRPr="0008212F" w:rsidRDefault="0031029C" w:rsidP="0031029C">
            <w:pPr>
              <w:spacing w:after="0" w:line="240" w:lineRule="auto"/>
              <w:rPr>
                <w:rFonts w:eastAsia="Times New Roman" w:cs="Arial"/>
                <w:szCs w:val="20"/>
              </w:rPr>
            </w:pPr>
            <w:r w:rsidRPr="0008212F">
              <w:rPr>
                <w:rFonts w:eastAsia="Times New Roman" w:cs="Tahoma"/>
                <w:szCs w:val="20"/>
              </w:rPr>
              <w:t>Identify appropriate practices within a professional and ethical framework and understand the need for continuing professional development</w:t>
            </w:r>
          </w:p>
        </w:tc>
        <w:tc>
          <w:tcPr>
            <w:tcW w:w="2462" w:type="dxa"/>
            <w:tcBorders>
              <w:bottom w:val="single" w:sz="4" w:space="0" w:color="auto"/>
              <w:right w:val="double" w:sz="4" w:space="0" w:color="auto"/>
            </w:tcBorders>
          </w:tcPr>
          <w:p w14:paraId="44111F7E" w14:textId="77777777" w:rsidR="0031029C" w:rsidRPr="0008212F" w:rsidRDefault="0031029C" w:rsidP="0031029C">
            <w:pPr>
              <w:spacing w:after="0" w:line="240" w:lineRule="auto"/>
              <w:jc w:val="center"/>
              <w:rPr>
                <w:rFonts w:eastAsia="Times New Roman" w:cs="Arial"/>
                <w:szCs w:val="20"/>
              </w:rPr>
            </w:pPr>
            <w:r w:rsidRPr="0008212F">
              <w:rPr>
                <w:rFonts w:eastAsia="Times New Roman" w:cs="Arial"/>
                <w:szCs w:val="20"/>
              </w:rPr>
              <w:t>P1 P3 P4 K2 K3 T4</w:t>
            </w:r>
          </w:p>
          <w:p w14:paraId="48A1EFC6" w14:textId="77777777" w:rsidR="0031029C" w:rsidRPr="0008212F" w:rsidRDefault="0031029C" w:rsidP="0031029C">
            <w:pPr>
              <w:spacing w:after="0" w:line="240" w:lineRule="auto"/>
              <w:jc w:val="center"/>
              <w:rPr>
                <w:rFonts w:eastAsia="Times New Roman" w:cs="Arial"/>
                <w:szCs w:val="20"/>
              </w:rPr>
            </w:pPr>
          </w:p>
        </w:tc>
      </w:tr>
      <w:tr w:rsidR="0031029C" w:rsidRPr="0008212F" w14:paraId="675BA09B" w14:textId="77777777" w:rsidTr="0031029C">
        <w:tc>
          <w:tcPr>
            <w:tcW w:w="6780" w:type="dxa"/>
            <w:tcBorders>
              <w:left w:val="double" w:sz="4" w:space="0" w:color="auto"/>
              <w:bottom w:val="double" w:sz="4" w:space="0" w:color="auto"/>
            </w:tcBorders>
          </w:tcPr>
          <w:p w14:paraId="268CACF3" w14:textId="77777777" w:rsidR="0031029C" w:rsidRPr="0008212F" w:rsidRDefault="0031029C" w:rsidP="0031029C">
            <w:pPr>
              <w:spacing w:after="0" w:line="240" w:lineRule="auto"/>
              <w:rPr>
                <w:rFonts w:eastAsia="Times New Roman" w:cs="Arial"/>
                <w:szCs w:val="20"/>
              </w:rPr>
            </w:pPr>
            <w:r w:rsidRPr="0008212F">
              <w:rPr>
                <w:rFonts w:eastAsia="Times New Roman" w:cs="Tahoma"/>
                <w:szCs w:val="20"/>
              </w:rPr>
              <w:t>Discuss applications based upon the body of knowledge</w:t>
            </w:r>
          </w:p>
        </w:tc>
        <w:tc>
          <w:tcPr>
            <w:tcW w:w="2462" w:type="dxa"/>
            <w:tcBorders>
              <w:bottom w:val="double" w:sz="4" w:space="0" w:color="auto"/>
              <w:right w:val="double" w:sz="4" w:space="0" w:color="auto"/>
            </w:tcBorders>
          </w:tcPr>
          <w:p w14:paraId="034B38AE" w14:textId="77777777" w:rsidR="0031029C" w:rsidRPr="0008212F" w:rsidRDefault="0031029C" w:rsidP="0031029C">
            <w:pPr>
              <w:spacing w:after="0" w:line="240" w:lineRule="auto"/>
              <w:jc w:val="center"/>
              <w:rPr>
                <w:rFonts w:eastAsia="Times New Roman" w:cs="Arial"/>
                <w:szCs w:val="20"/>
              </w:rPr>
            </w:pPr>
            <w:r w:rsidRPr="0008212F">
              <w:rPr>
                <w:rFonts w:eastAsia="Times New Roman" w:cs="Arial"/>
                <w:szCs w:val="20"/>
              </w:rPr>
              <w:t>C1 K3</w:t>
            </w:r>
          </w:p>
          <w:p w14:paraId="2411D7CA" w14:textId="77777777" w:rsidR="0031029C" w:rsidRPr="0008212F" w:rsidRDefault="0031029C" w:rsidP="0031029C">
            <w:pPr>
              <w:spacing w:after="0" w:line="240" w:lineRule="auto"/>
              <w:jc w:val="center"/>
              <w:rPr>
                <w:rFonts w:eastAsia="Times New Roman" w:cs="Arial"/>
                <w:szCs w:val="20"/>
              </w:rPr>
            </w:pPr>
          </w:p>
        </w:tc>
      </w:tr>
    </w:tbl>
    <w:p w14:paraId="49C8D4EB" w14:textId="77777777" w:rsidR="0031029C" w:rsidRPr="0008212F" w:rsidRDefault="0031029C" w:rsidP="0031029C">
      <w:pPr>
        <w:spacing w:after="0" w:line="240" w:lineRule="auto"/>
        <w:jc w:val="both"/>
        <w:rPr>
          <w:rFonts w:eastAsia="Times New Roman" w:cs="Times New Roman"/>
          <w:szCs w:val="20"/>
        </w:rPr>
      </w:pPr>
    </w:p>
    <w:p w14:paraId="3F95D5C4" w14:textId="77777777" w:rsidR="0031029C" w:rsidRPr="0008212F" w:rsidRDefault="0031029C" w:rsidP="0031029C">
      <w:pPr>
        <w:spacing w:after="0" w:line="240" w:lineRule="auto"/>
        <w:jc w:val="both"/>
        <w:rPr>
          <w:rFonts w:eastAsia="Times New Roman" w:cs="Times New Roman"/>
          <w:szCs w:val="20"/>
        </w:rPr>
      </w:pPr>
      <w:r w:rsidRPr="0008212F">
        <w:rPr>
          <w:rFonts w:eastAsia="Times New Roman" w:cs="Times New Roman"/>
          <w:szCs w:val="20"/>
        </w:rPr>
        <w:t>* This is intended to mean that all students (taken over all years) graduating with an honours degree in this discipline will have achieved this.</w:t>
      </w:r>
    </w:p>
    <w:p w14:paraId="066B22A3" w14:textId="77777777" w:rsidR="0031029C" w:rsidRPr="0008212F" w:rsidRDefault="0031029C" w:rsidP="0031029C">
      <w:pPr>
        <w:spacing w:after="0" w:line="240" w:lineRule="auto"/>
        <w:jc w:val="right"/>
        <w:rPr>
          <w:rFonts w:eastAsia="Times New Roman" w:cs="Times New Roman"/>
          <w:szCs w:val="20"/>
        </w:rPr>
      </w:pPr>
      <w:r w:rsidRPr="0008212F">
        <w:rPr>
          <w:rFonts w:eastAsia="Times New Roman" w:cs="Times New Roman"/>
          <w:szCs w:val="20"/>
        </w:rPr>
        <w:br w:type="page"/>
      </w:r>
      <w:r w:rsidRPr="0008212F">
        <w:rPr>
          <w:rFonts w:eastAsia="Times New Roman" w:cs="Times New Roman"/>
          <w:szCs w:val="20"/>
        </w:rPr>
        <w:lastRenderedPageBreak/>
        <w:t>Annex 2</w:t>
      </w:r>
    </w:p>
    <w:p w14:paraId="2D36D35F" w14:textId="77777777" w:rsidR="0031029C" w:rsidRPr="0008212F" w:rsidRDefault="0031029C" w:rsidP="00FB67DD">
      <w:pPr>
        <w:pStyle w:val="Heading3"/>
        <w:rPr>
          <w:color w:val="FF0000"/>
        </w:rPr>
      </w:pPr>
      <w:bookmarkStart w:id="516" w:name="_Toc457379892"/>
      <w:r w:rsidRPr="0008212F">
        <w:t>Learning Outcomes for exit awards</w:t>
      </w:r>
      <w:bookmarkEnd w:id="516"/>
      <w:r w:rsidRPr="0008212F">
        <w:rPr>
          <w:color w:val="FF0000"/>
        </w:rPr>
        <w:t xml:space="preserve"> </w:t>
      </w:r>
    </w:p>
    <w:p w14:paraId="131D5E5F" w14:textId="77777777" w:rsidR="0031029C" w:rsidRPr="0008212F" w:rsidRDefault="0031029C" w:rsidP="0031029C">
      <w:pPr>
        <w:spacing w:after="0" w:line="240" w:lineRule="auto"/>
        <w:jc w:val="both"/>
        <w:rPr>
          <w:rFonts w:eastAsia="Times New Roman" w:cs="Times New Roman"/>
          <w:i/>
          <w:szCs w:val="20"/>
        </w:rPr>
      </w:pPr>
    </w:p>
    <w:p w14:paraId="4AF3E489" w14:textId="77777777" w:rsidR="0031029C" w:rsidRPr="0008212F" w:rsidRDefault="0031029C" w:rsidP="00FB67DD">
      <w:pPr>
        <w:pStyle w:val="Heading4"/>
        <w:rPr>
          <w:rFonts w:eastAsia="Times New Roman"/>
        </w:rPr>
      </w:pPr>
      <w:r w:rsidRPr="0008212F">
        <w:rPr>
          <w:rFonts w:eastAsia="Times New Roman"/>
        </w:rPr>
        <w:t>Learning outcomes for award of Cert HE:</w:t>
      </w:r>
    </w:p>
    <w:p w14:paraId="3B8B2180" w14:textId="77777777" w:rsidR="0031029C" w:rsidRPr="0008212F" w:rsidRDefault="0031029C" w:rsidP="00FB67DD">
      <w:r w:rsidRPr="0008212F">
        <w:t>On successful completion of 120 credits, students should be able to:</w:t>
      </w:r>
    </w:p>
    <w:p w14:paraId="7FD5C8C3" w14:textId="77777777" w:rsidR="0031029C" w:rsidRPr="0008212F" w:rsidRDefault="0031029C" w:rsidP="00FB67DD">
      <w:pPr>
        <w:pStyle w:val="Heading4"/>
        <w:rPr>
          <w:rFonts w:eastAsia="Times New Roman"/>
        </w:rPr>
      </w:pPr>
      <w:r w:rsidRPr="0008212F">
        <w:rPr>
          <w:rFonts w:eastAsia="Times New Roman"/>
        </w:rPr>
        <w:t>Knowledge and Understanding</w:t>
      </w:r>
    </w:p>
    <w:p w14:paraId="7BC56B1E" w14:textId="77777777" w:rsidR="0031029C" w:rsidRPr="0008212F" w:rsidRDefault="0031029C" w:rsidP="00FB67DD">
      <w:pPr>
        <w:pStyle w:val="LearningOutcome"/>
      </w:pPr>
      <w:r w:rsidRPr="0008212F">
        <w:t>K1)</w:t>
      </w:r>
      <w:r w:rsidRPr="0008212F">
        <w:tab/>
        <w:t>Recognise and describe, at a basic level, key aspects of the operation and generation of computer games and other software systems.</w:t>
      </w:r>
    </w:p>
    <w:p w14:paraId="7CFACAFE" w14:textId="77777777" w:rsidR="0031029C" w:rsidRPr="0008212F" w:rsidRDefault="0031029C" w:rsidP="00FB67DD">
      <w:pPr>
        <w:pStyle w:val="LearningOutcome"/>
      </w:pPr>
      <w:r w:rsidRPr="0008212F">
        <w:t>K2)</w:t>
      </w:r>
      <w:r w:rsidRPr="0008212F">
        <w:tab/>
        <w:t>Accurately identify and deploy some of the tools and techniques associated with computer game development.</w:t>
      </w:r>
    </w:p>
    <w:p w14:paraId="024B01A6" w14:textId="77777777" w:rsidR="0031029C" w:rsidRPr="0008212F" w:rsidRDefault="0031029C" w:rsidP="00FB67DD">
      <w:pPr>
        <w:pStyle w:val="Heading4"/>
        <w:rPr>
          <w:rFonts w:eastAsia="Times New Roman"/>
        </w:rPr>
      </w:pPr>
      <w:r w:rsidRPr="0008212F">
        <w:rPr>
          <w:rFonts w:eastAsia="Times New Roman"/>
        </w:rPr>
        <w:t>Cognitive Skills</w:t>
      </w:r>
    </w:p>
    <w:p w14:paraId="03001444" w14:textId="77777777" w:rsidR="0031029C" w:rsidRPr="0008212F" w:rsidRDefault="0031029C" w:rsidP="00FB67DD">
      <w:pPr>
        <w:pStyle w:val="LearningOutcome"/>
      </w:pPr>
      <w:r w:rsidRPr="0008212F">
        <w:t>C1)</w:t>
      </w:r>
      <w:r w:rsidRPr="0008212F">
        <w:tab/>
        <w:t>Apply fundamental principles and techniques to design small-scale elements of computer games software.</w:t>
      </w:r>
    </w:p>
    <w:p w14:paraId="09EE381A" w14:textId="77777777" w:rsidR="0031029C" w:rsidRPr="0008212F" w:rsidRDefault="0031029C" w:rsidP="00FB67DD">
      <w:pPr>
        <w:pStyle w:val="LearningOutcome"/>
      </w:pPr>
      <w:r w:rsidRPr="0008212F">
        <w:t>C2)</w:t>
      </w:r>
      <w:r w:rsidRPr="0008212F">
        <w:tab/>
        <w:t>Analyse and solve bounded problems within computer games development.</w:t>
      </w:r>
    </w:p>
    <w:p w14:paraId="2F0BDD12" w14:textId="77777777" w:rsidR="0031029C" w:rsidRPr="0008212F" w:rsidRDefault="0031029C" w:rsidP="0031029C">
      <w:pPr>
        <w:spacing w:after="0" w:line="240" w:lineRule="auto"/>
        <w:jc w:val="both"/>
        <w:rPr>
          <w:rFonts w:eastAsia="Times New Roman" w:cs="Times New Roman"/>
          <w:szCs w:val="20"/>
        </w:rPr>
      </w:pPr>
    </w:p>
    <w:p w14:paraId="36B99166" w14:textId="77777777" w:rsidR="0031029C" w:rsidRPr="0008212F" w:rsidRDefault="0031029C" w:rsidP="00FB67DD">
      <w:pPr>
        <w:pStyle w:val="Heading4"/>
        <w:rPr>
          <w:rFonts w:eastAsia="Times New Roman"/>
        </w:rPr>
      </w:pPr>
      <w:r w:rsidRPr="0008212F">
        <w:rPr>
          <w:rFonts w:eastAsia="Times New Roman"/>
        </w:rPr>
        <w:t>Practical and Professional Skills</w:t>
      </w:r>
    </w:p>
    <w:p w14:paraId="65D22F60" w14:textId="77777777" w:rsidR="0031029C" w:rsidRPr="0008212F" w:rsidRDefault="0031029C" w:rsidP="00FB67DD">
      <w:pPr>
        <w:pStyle w:val="LearningOutcome"/>
      </w:pPr>
      <w:r w:rsidRPr="0008212F">
        <w:t>P1)</w:t>
      </w:r>
      <w:r w:rsidRPr="0008212F">
        <w:tab/>
        <w:t>Apply given methods and established techniques to solve computer games development problems.</w:t>
      </w:r>
    </w:p>
    <w:p w14:paraId="07155662" w14:textId="77777777" w:rsidR="0031029C" w:rsidRPr="0008212F" w:rsidRDefault="0031029C" w:rsidP="0031029C">
      <w:pPr>
        <w:spacing w:after="0" w:line="240" w:lineRule="auto"/>
        <w:jc w:val="both"/>
        <w:rPr>
          <w:rFonts w:eastAsia="Times New Roman" w:cs="Times New Roman"/>
          <w:szCs w:val="20"/>
        </w:rPr>
      </w:pPr>
    </w:p>
    <w:p w14:paraId="1AC0F74A" w14:textId="77777777" w:rsidR="0031029C" w:rsidRPr="0008212F" w:rsidRDefault="0031029C" w:rsidP="00FB67DD">
      <w:pPr>
        <w:pStyle w:val="Heading4"/>
        <w:rPr>
          <w:rFonts w:eastAsia="Times New Roman"/>
        </w:rPr>
      </w:pPr>
      <w:r w:rsidRPr="0008212F">
        <w:rPr>
          <w:rFonts w:eastAsia="Times New Roman"/>
        </w:rPr>
        <w:t>Transferrable and Key Skills</w:t>
      </w:r>
    </w:p>
    <w:p w14:paraId="448ABDF0" w14:textId="77777777" w:rsidR="0031029C" w:rsidRPr="0008212F" w:rsidRDefault="0031029C" w:rsidP="00FB67DD">
      <w:pPr>
        <w:pStyle w:val="LearningOutcome"/>
      </w:pPr>
      <w:r w:rsidRPr="0008212F">
        <w:t>T1)</w:t>
      </w:r>
      <w:r w:rsidRPr="0008212F">
        <w:tab/>
        <w:t>Present information clearly and effectively.</w:t>
      </w:r>
    </w:p>
    <w:p w14:paraId="4AE4AD71" w14:textId="77777777" w:rsidR="0031029C" w:rsidRPr="0008212F" w:rsidRDefault="0031029C" w:rsidP="00FB67DD">
      <w:pPr>
        <w:pStyle w:val="LearningOutcome"/>
      </w:pPr>
      <w:r w:rsidRPr="0008212F">
        <w:t>T2)</w:t>
      </w:r>
      <w:r w:rsidRPr="0008212F">
        <w:tab/>
        <w:t>Work independently with some support and guidance.</w:t>
      </w:r>
    </w:p>
    <w:p w14:paraId="5021B5F6" w14:textId="77777777" w:rsidR="00FB67DD" w:rsidRDefault="00FB67DD" w:rsidP="00AC09F3"/>
    <w:p w14:paraId="06E004E1" w14:textId="77777777" w:rsidR="0031029C" w:rsidRPr="00FB67DD" w:rsidRDefault="0031029C" w:rsidP="00FB67DD">
      <w:pPr>
        <w:pStyle w:val="Heading3"/>
      </w:pPr>
      <w:bookmarkStart w:id="517" w:name="_Toc457379893"/>
      <w:r w:rsidRPr="0008212F">
        <w:t>Learning outcomes for award of Dip HE</w:t>
      </w:r>
      <w:bookmarkEnd w:id="517"/>
    </w:p>
    <w:p w14:paraId="0D9D6591" w14:textId="77777777" w:rsidR="0031029C" w:rsidRPr="0008212F" w:rsidRDefault="0031029C" w:rsidP="00FB67DD">
      <w:r w:rsidRPr="0008212F">
        <w:t>On successful completion of 240 credits, students should be able to:</w:t>
      </w:r>
    </w:p>
    <w:p w14:paraId="650FDFE9" w14:textId="77777777" w:rsidR="0031029C" w:rsidRPr="0008212F" w:rsidRDefault="0031029C" w:rsidP="00FB67DD">
      <w:pPr>
        <w:pStyle w:val="Heading4"/>
        <w:rPr>
          <w:rFonts w:eastAsia="Times New Roman"/>
        </w:rPr>
      </w:pPr>
      <w:r w:rsidRPr="0008212F">
        <w:rPr>
          <w:rFonts w:eastAsia="Times New Roman"/>
        </w:rPr>
        <w:t>Knowledge and Understanding</w:t>
      </w:r>
    </w:p>
    <w:p w14:paraId="6D6C2D59" w14:textId="77777777" w:rsidR="0031029C" w:rsidRPr="0008212F" w:rsidRDefault="0031029C" w:rsidP="00FB67DD">
      <w:pPr>
        <w:pStyle w:val="LearningOutcome"/>
      </w:pPr>
      <w:r w:rsidRPr="0008212F">
        <w:t>K1)</w:t>
      </w:r>
      <w:r w:rsidRPr="0008212F">
        <w:tab/>
        <w:t>Describe and explain a range of technical, creative and business processes, methods and applications and their relevance for indie games development.</w:t>
      </w:r>
    </w:p>
    <w:p w14:paraId="4E8E169E" w14:textId="77777777" w:rsidR="0031029C" w:rsidRPr="0008212F" w:rsidRDefault="0031029C" w:rsidP="00FB67DD">
      <w:pPr>
        <w:pStyle w:val="LearningOutcome"/>
      </w:pPr>
      <w:r w:rsidRPr="0008212F">
        <w:t>K2)</w:t>
      </w:r>
      <w:r w:rsidRPr="0008212F">
        <w:tab/>
        <w:t>Relate the activities of software development to aspects of industry and professional practice.</w:t>
      </w:r>
    </w:p>
    <w:p w14:paraId="3F29CA6B" w14:textId="77777777" w:rsidR="0031029C" w:rsidRPr="0008212F" w:rsidRDefault="0031029C" w:rsidP="00FB67DD">
      <w:pPr>
        <w:pStyle w:val="LearningOutcome"/>
      </w:pPr>
      <w:r w:rsidRPr="0008212F">
        <w:t>K3)</w:t>
      </w:r>
      <w:r w:rsidRPr="0008212F">
        <w:tab/>
        <w:t>Discuss a range of tools and techniques associated with the development of computer games.</w:t>
      </w:r>
    </w:p>
    <w:p w14:paraId="02B517D2" w14:textId="77777777" w:rsidR="0031029C" w:rsidRPr="0008212F" w:rsidRDefault="0031029C" w:rsidP="0031029C">
      <w:pPr>
        <w:spacing w:after="0" w:line="240" w:lineRule="auto"/>
        <w:jc w:val="both"/>
        <w:rPr>
          <w:rFonts w:eastAsia="Times New Roman" w:cs="Times New Roman"/>
          <w:szCs w:val="20"/>
        </w:rPr>
      </w:pPr>
    </w:p>
    <w:p w14:paraId="6F744801" w14:textId="77777777" w:rsidR="0031029C" w:rsidRPr="0008212F" w:rsidRDefault="0031029C" w:rsidP="00FB67DD">
      <w:pPr>
        <w:pStyle w:val="Heading4"/>
        <w:rPr>
          <w:rFonts w:eastAsia="Times New Roman"/>
        </w:rPr>
      </w:pPr>
      <w:r w:rsidRPr="0008212F">
        <w:rPr>
          <w:rFonts w:eastAsia="Times New Roman"/>
        </w:rPr>
        <w:t>Cognitive Skills</w:t>
      </w:r>
    </w:p>
    <w:p w14:paraId="749B1C24" w14:textId="77777777" w:rsidR="0031029C" w:rsidRPr="0008212F" w:rsidRDefault="0031029C" w:rsidP="00FB67DD">
      <w:pPr>
        <w:pStyle w:val="LearningOutcome"/>
      </w:pPr>
      <w:r w:rsidRPr="0008212F">
        <w:t>C1)</w:t>
      </w:r>
      <w:r w:rsidRPr="0008212F">
        <w:tab/>
        <w:t>Analyse and design computer games and other software systems.</w:t>
      </w:r>
    </w:p>
    <w:p w14:paraId="19DA53C6" w14:textId="77777777" w:rsidR="0031029C" w:rsidRPr="0008212F" w:rsidRDefault="0031029C" w:rsidP="00FB67DD">
      <w:pPr>
        <w:pStyle w:val="LearningOutcome"/>
      </w:pPr>
      <w:r w:rsidRPr="0008212F">
        <w:t>C2)</w:t>
      </w:r>
      <w:r w:rsidRPr="0008212F">
        <w:tab/>
        <w:t>Solve non-routine problems and generate solutions in a range of computer game contexts.</w:t>
      </w:r>
    </w:p>
    <w:p w14:paraId="58BAE135" w14:textId="77777777" w:rsidR="0031029C" w:rsidRPr="0008212F" w:rsidRDefault="0031029C" w:rsidP="00FB67DD">
      <w:pPr>
        <w:pStyle w:val="LearningOutcome"/>
        <w:numPr>
          <w:ilvl w:val="0"/>
          <w:numId w:val="0"/>
        </w:numPr>
        <w:ind w:left="357"/>
        <w:rPr>
          <w:b/>
        </w:rPr>
      </w:pPr>
    </w:p>
    <w:p w14:paraId="64D14B4D" w14:textId="77777777" w:rsidR="0031029C" w:rsidRPr="0008212F" w:rsidRDefault="0031029C" w:rsidP="00FB67DD">
      <w:pPr>
        <w:pStyle w:val="Heading4"/>
        <w:rPr>
          <w:rFonts w:eastAsia="Times New Roman"/>
        </w:rPr>
      </w:pPr>
      <w:r w:rsidRPr="0008212F">
        <w:rPr>
          <w:rFonts w:eastAsia="Times New Roman"/>
        </w:rPr>
        <w:lastRenderedPageBreak/>
        <w:t>Professional Skills</w:t>
      </w:r>
    </w:p>
    <w:p w14:paraId="5A09E7D5" w14:textId="77777777" w:rsidR="0031029C" w:rsidRPr="0008212F" w:rsidRDefault="0031029C" w:rsidP="00FB67DD">
      <w:pPr>
        <w:pStyle w:val="LearningOutcome"/>
      </w:pPr>
      <w:r w:rsidRPr="0008212F">
        <w:t>P1)</w:t>
      </w:r>
      <w:r w:rsidRPr="0008212F">
        <w:tab/>
        <w:t>Apply computer-based tools and environments in the development of applications for gaming.</w:t>
      </w:r>
    </w:p>
    <w:p w14:paraId="17EEA92B" w14:textId="77777777" w:rsidR="0031029C" w:rsidRPr="0008212F" w:rsidRDefault="0031029C" w:rsidP="00FB67DD">
      <w:pPr>
        <w:pStyle w:val="LearningOutcome"/>
      </w:pPr>
      <w:r w:rsidRPr="0008212F">
        <w:t>P2)</w:t>
      </w:r>
      <w:r w:rsidRPr="0008212F">
        <w:tab/>
        <w:t>Use judgement and knowledge of industry expectations and opportunities to plan and execute games-related work or projects.</w:t>
      </w:r>
    </w:p>
    <w:p w14:paraId="1B5BDE66" w14:textId="77777777" w:rsidR="0031029C" w:rsidRPr="0008212F" w:rsidRDefault="0031029C" w:rsidP="0031029C">
      <w:pPr>
        <w:spacing w:after="0" w:line="240" w:lineRule="auto"/>
        <w:jc w:val="both"/>
        <w:rPr>
          <w:rFonts w:eastAsia="Times New Roman" w:cs="Times New Roman"/>
          <w:szCs w:val="20"/>
        </w:rPr>
      </w:pPr>
    </w:p>
    <w:p w14:paraId="1290AC16" w14:textId="77777777" w:rsidR="0031029C" w:rsidRPr="0008212F" w:rsidRDefault="0031029C" w:rsidP="00FB67DD">
      <w:pPr>
        <w:pStyle w:val="Heading4"/>
        <w:tabs>
          <w:tab w:val="left" w:pos="3930"/>
        </w:tabs>
        <w:rPr>
          <w:rFonts w:eastAsia="Times New Roman"/>
        </w:rPr>
      </w:pPr>
      <w:r w:rsidRPr="0008212F">
        <w:rPr>
          <w:rFonts w:eastAsia="Times New Roman"/>
        </w:rPr>
        <w:t>Transferrable and Key Skills</w:t>
      </w:r>
      <w:r w:rsidR="00FB67DD">
        <w:rPr>
          <w:rFonts w:eastAsia="Times New Roman"/>
        </w:rPr>
        <w:tab/>
      </w:r>
    </w:p>
    <w:p w14:paraId="2654973A" w14:textId="77777777" w:rsidR="0031029C" w:rsidRPr="0008212F" w:rsidRDefault="0031029C" w:rsidP="00FB67DD">
      <w:pPr>
        <w:pStyle w:val="LearningOutcome"/>
      </w:pPr>
      <w:r w:rsidRPr="0008212F">
        <w:t>T1)</w:t>
      </w:r>
      <w:r w:rsidRPr="0008212F">
        <w:tab/>
        <w:t>Present information convincingly in a range of media.</w:t>
      </w:r>
    </w:p>
    <w:p w14:paraId="537C2977" w14:textId="77777777" w:rsidR="0031029C" w:rsidRPr="0008212F" w:rsidRDefault="0031029C" w:rsidP="00FB67DD">
      <w:pPr>
        <w:pStyle w:val="LearningOutcome"/>
      </w:pPr>
      <w:r w:rsidRPr="0008212F">
        <w:t>T2)</w:t>
      </w:r>
      <w:r w:rsidRPr="0008212F">
        <w:tab/>
        <w:t>Work independently with minimal guidance and act responsibly as a team member.</w:t>
      </w:r>
    </w:p>
    <w:p w14:paraId="07FF5A9D" w14:textId="77777777" w:rsidR="0031029C" w:rsidRPr="0008212F" w:rsidRDefault="0031029C" w:rsidP="00FB67DD">
      <w:pPr>
        <w:pStyle w:val="LearningOutcome"/>
      </w:pPr>
      <w:r w:rsidRPr="0008212F">
        <w:t>T3)</w:t>
      </w:r>
      <w:r w:rsidRPr="0008212F">
        <w:tab/>
        <w:t>Reflect constructively on their own learning.</w:t>
      </w:r>
    </w:p>
    <w:p w14:paraId="0EDE77B0" w14:textId="77777777" w:rsidR="00F76BD8" w:rsidRPr="00F76BD8" w:rsidRDefault="00F76BD8" w:rsidP="00F76BD8">
      <w:pPr>
        <w:spacing w:after="0" w:line="240" w:lineRule="auto"/>
        <w:jc w:val="right"/>
        <w:rPr>
          <w:rFonts w:eastAsia="Times New Roman" w:cs="Times New Roman"/>
          <w:szCs w:val="20"/>
        </w:rPr>
      </w:pPr>
      <w:r w:rsidRPr="00F76BD8">
        <w:rPr>
          <w:rFonts w:eastAsia="Calibri" w:cs="Times New Roman"/>
          <w:szCs w:val="20"/>
        </w:rPr>
        <w:br w:type="page"/>
      </w:r>
      <w:r w:rsidRPr="00F76BD8">
        <w:rPr>
          <w:rFonts w:eastAsia="Times New Roman" w:cs="Times New Roman"/>
          <w:szCs w:val="20"/>
        </w:rPr>
        <w:lastRenderedPageBreak/>
        <w:t xml:space="preserve">Annex 3 </w:t>
      </w:r>
    </w:p>
    <w:p w14:paraId="7715CD7C" w14:textId="77777777" w:rsidR="00F76BD8" w:rsidRPr="00F76BD8" w:rsidRDefault="00F76BD8" w:rsidP="00747B82">
      <w:pPr>
        <w:pStyle w:val="Heading3"/>
        <w:rPr>
          <w:rFonts w:eastAsia="Times New Roman" w:cs="Times New Roman"/>
          <w:b w:val="0"/>
          <w:szCs w:val="20"/>
        </w:rPr>
      </w:pPr>
      <w:bookmarkStart w:id="518" w:name="_Toc457379894"/>
      <w:r w:rsidRPr="00F76BD8">
        <w:t>Foundation Years</w:t>
      </w:r>
      <w:bookmarkEnd w:id="518"/>
    </w:p>
    <w:p w14:paraId="14AE8FA7" w14:textId="77777777" w:rsidR="00AC09F3" w:rsidRPr="00F76BD8" w:rsidRDefault="00AC09F3" w:rsidP="00AC09F3">
      <w:pPr>
        <w:rPr>
          <w:b/>
        </w:rPr>
      </w:pPr>
      <w:r>
        <w:t>Where specified in the Programme Specification for a degree, students may progress from Foundation Years.  The Course Approval Panel for each of the Foundation Years has confirmed that they are appropriate as a progression route to named degrees.</w:t>
      </w:r>
    </w:p>
    <w:p w14:paraId="07C9B683" w14:textId="77777777" w:rsidR="00AC09F3" w:rsidRPr="00F76BD8" w:rsidRDefault="00AC09F3" w:rsidP="00AC09F3">
      <w:r>
        <w:t>The following Foundation Year applies to this course. To see the programme specification please use the link and select the Foundation Year you wish to view:</w:t>
      </w:r>
    </w:p>
    <w:p w14:paraId="606B85F2" w14:textId="77777777" w:rsidR="00AC09F3" w:rsidRPr="00F76BD8" w:rsidRDefault="00AC09F3" w:rsidP="00AC09F3">
      <w:r>
        <w:t xml:space="preserve">The Technology Foundation Programme </w:t>
      </w:r>
    </w:p>
    <w:p w14:paraId="17FE8443" w14:textId="77777777" w:rsidR="00AC09F3" w:rsidRPr="00F76BD8" w:rsidRDefault="00AC09F3" w:rsidP="00AC09F3">
      <w:pPr>
        <w:spacing w:after="0" w:line="240" w:lineRule="auto"/>
        <w:rPr>
          <w:rFonts w:eastAsia="Calibri" w:cs="Times New Roman"/>
          <w:szCs w:val="20"/>
        </w:rPr>
      </w:pPr>
      <w:r w:rsidRPr="00957822">
        <w:rPr>
          <w:rFonts w:eastAsia="Calibri" w:cs="Times New Roman"/>
          <w:color w:val="0000FF"/>
          <w:szCs w:val="20"/>
          <w:u w:val="single"/>
        </w:rPr>
        <w:t>http://www.solent.ac.uk/courses/2016/undergraduate/technology-foundation-year/course-details.aspx</w:t>
      </w:r>
    </w:p>
    <w:p w14:paraId="4C47BFED" w14:textId="77777777" w:rsidR="00F76BD8" w:rsidRPr="00F76BD8" w:rsidRDefault="00F76BD8" w:rsidP="00F76BD8">
      <w:pPr>
        <w:rPr>
          <w:rFonts w:eastAsia="Calibri" w:cs="Times New Roman"/>
          <w:szCs w:val="20"/>
        </w:rPr>
      </w:pPr>
    </w:p>
    <w:p w14:paraId="1CAC6BE4" w14:textId="77777777" w:rsidR="003D00CC" w:rsidRDefault="003D00CC" w:rsidP="003D00CC">
      <w:pPr>
        <w:spacing w:after="0" w:line="240" w:lineRule="auto"/>
        <w:rPr>
          <w:rFonts w:eastAsia="Calibri" w:cs="Times New Roman"/>
          <w:b/>
        </w:rPr>
      </w:pPr>
    </w:p>
    <w:p w14:paraId="1BBCBFAC" w14:textId="77777777" w:rsidR="00796438" w:rsidRDefault="00796438" w:rsidP="008E0EF9">
      <w:pPr>
        <w:pStyle w:val="Heading2"/>
        <w:sectPr w:rsidR="00796438" w:rsidSect="00796438">
          <w:headerReference w:type="even" r:id="rId74"/>
          <w:headerReference w:type="default" r:id="rId75"/>
          <w:headerReference w:type="first" r:id="rId76"/>
          <w:pgSz w:w="11906" w:h="16838"/>
          <w:pgMar w:top="1276" w:right="1440" w:bottom="1418" w:left="1134" w:header="0" w:footer="709" w:gutter="0"/>
          <w:cols w:space="708"/>
          <w:titlePg/>
          <w:docGrid w:linePitch="360"/>
        </w:sectPr>
      </w:pPr>
    </w:p>
    <w:p w14:paraId="5E3EF01D" w14:textId="77777777" w:rsidR="004347D0" w:rsidRPr="006A7798" w:rsidRDefault="00796438" w:rsidP="008E0EF9">
      <w:pPr>
        <w:pStyle w:val="Heading2"/>
      </w:pPr>
      <w:bookmarkStart w:id="519" w:name="_Toc457379895"/>
      <w:r>
        <w:lastRenderedPageBreak/>
        <w:t>Appendix</w:t>
      </w:r>
      <w:r w:rsidR="004347D0" w:rsidRPr="006A7798">
        <w:t xml:space="preserve"> 2</w:t>
      </w:r>
      <w:r>
        <w:t xml:space="preserve"> – Unit Descriptors</w:t>
      </w:r>
      <w:bookmarkEnd w:id="519"/>
    </w:p>
    <w:p w14:paraId="418C9964" w14:textId="77777777" w:rsidR="00796438" w:rsidRDefault="00796438" w:rsidP="00796438">
      <w:pPr>
        <w:spacing w:after="0" w:line="240" w:lineRule="auto"/>
        <w:rPr>
          <w:rStyle w:val="Heading2Char"/>
          <w:color w:val="auto"/>
        </w:rPr>
      </w:pPr>
    </w:p>
    <w:p w14:paraId="4C9AA951" w14:textId="77777777" w:rsidR="004347D0" w:rsidRPr="00796438" w:rsidRDefault="004347D0" w:rsidP="006E0C82">
      <w:pPr>
        <w:pStyle w:val="Heading3"/>
        <w:rPr>
          <w:sz w:val="24"/>
        </w:rPr>
      </w:pPr>
      <w:bookmarkStart w:id="520" w:name="_Toc457379896"/>
      <w:r w:rsidRPr="00796438">
        <w:t>Unit Descriptors</w:t>
      </w:r>
      <w:bookmarkEnd w:id="520"/>
      <w:r w:rsidRPr="00796438">
        <w:rPr>
          <w:sz w:val="24"/>
        </w:rPr>
        <w:t xml:space="preserve"> </w:t>
      </w:r>
    </w:p>
    <w:p w14:paraId="6201EF02" w14:textId="77777777" w:rsidR="004347D0" w:rsidRDefault="004347D0" w:rsidP="00B45A81">
      <w:pPr>
        <w:spacing w:after="0" w:line="240" w:lineRule="auto"/>
        <w:rPr>
          <w:highlight w:val="yellow"/>
        </w:rPr>
      </w:pPr>
    </w:p>
    <w:p w14:paraId="1C4D1791" w14:textId="77777777" w:rsidR="00AC09F3" w:rsidRPr="006A7798" w:rsidRDefault="00AC09F3" w:rsidP="00AC09F3">
      <w:pPr>
        <w:spacing w:after="0" w:line="240" w:lineRule="auto"/>
      </w:pPr>
      <w:r>
        <w:t>You’ll find the unit descriptors of each unit on the Solent Online Learning Page of that unit. If however you want to see a unit that you don’t have access to on Solent Online Learning, you can find it here.</w:t>
      </w:r>
    </w:p>
    <w:tbl>
      <w:tblPr>
        <w:tblpPr w:leftFromText="180" w:rightFromText="180" w:vertAnchor="text" w:horzAnchor="margin" w:tblpY="328"/>
        <w:tblW w:w="0" w:type="auto"/>
        <w:tblLayout w:type="fixed"/>
        <w:tblLook w:val="0000" w:firstRow="0" w:lastRow="0" w:firstColumn="0" w:lastColumn="0" w:noHBand="0" w:noVBand="0"/>
      </w:tblPr>
      <w:tblGrid>
        <w:gridCol w:w="1276"/>
        <w:gridCol w:w="5230"/>
        <w:gridCol w:w="2623"/>
      </w:tblGrid>
      <w:tr w:rsidR="00304353" w:rsidRPr="00F76BD8" w14:paraId="53F021D3" w14:textId="77777777" w:rsidTr="00FF7D2B">
        <w:tc>
          <w:tcPr>
            <w:tcW w:w="9129" w:type="dxa"/>
            <w:gridSpan w:val="3"/>
          </w:tcPr>
          <w:p w14:paraId="42E8D00A" w14:textId="77777777" w:rsidR="00304353" w:rsidRPr="00304353" w:rsidRDefault="00304353" w:rsidP="006E0C82">
            <w:pPr>
              <w:pStyle w:val="Heading4"/>
            </w:pPr>
            <w:r w:rsidRPr="00304353">
              <w:t>FHEQ Level 4</w:t>
            </w:r>
          </w:p>
        </w:tc>
      </w:tr>
      <w:tr w:rsidR="00304353" w:rsidRPr="00F76BD8" w14:paraId="31F87033" w14:textId="77777777" w:rsidTr="006E0C82">
        <w:trPr>
          <w:gridAfter w:val="1"/>
          <w:wAfter w:w="2623" w:type="dxa"/>
        </w:trPr>
        <w:tc>
          <w:tcPr>
            <w:tcW w:w="1276" w:type="dxa"/>
            <w:vAlign w:val="center"/>
          </w:tcPr>
          <w:p w14:paraId="215B42B9" w14:textId="77777777" w:rsidR="00304353" w:rsidRPr="00304353" w:rsidRDefault="00304353" w:rsidP="006E0C82">
            <w:r w:rsidRPr="00304353">
              <w:t>CGP400</w:t>
            </w:r>
          </w:p>
        </w:tc>
        <w:tc>
          <w:tcPr>
            <w:tcW w:w="5230" w:type="dxa"/>
          </w:tcPr>
          <w:p w14:paraId="3FCAA605" w14:textId="77777777" w:rsidR="00304353" w:rsidRPr="00304353" w:rsidRDefault="00304353" w:rsidP="006E0C82">
            <w:r w:rsidRPr="00304353">
              <w:t>Programming Fundamentals</w:t>
            </w:r>
          </w:p>
        </w:tc>
      </w:tr>
      <w:tr w:rsidR="00304353" w:rsidRPr="00F76BD8" w14:paraId="448F47C0" w14:textId="77777777" w:rsidTr="006E0C82">
        <w:trPr>
          <w:gridAfter w:val="1"/>
          <w:wAfter w:w="2623" w:type="dxa"/>
        </w:trPr>
        <w:tc>
          <w:tcPr>
            <w:tcW w:w="1276" w:type="dxa"/>
            <w:vAlign w:val="center"/>
          </w:tcPr>
          <w:p w14:paraId="0BCA1A1E" w14:textId="77777777" w:rsidR="00304353" w:rsidRPr="00304353" w:rsidRDefault="00304353" w:rsidP="006E0C82">
            <w:r w:rsidRPr="00304353">
              <w:t>CGP401</w:t>
            </w:r>
          </w:p>
        </w:tc>
        <w:tc>
          <w:tcPr>
            <w:tcW w:w="5230" w:type="dxa"/>
          </w:tcPr>
          <w:p w14:paraId="38D609AE" w14:textId="77777777" w:rsidR="00304353" w:rsidRPr="00304353" w:rsidRDefault="00304353" w:rsidP="006E0C82">
            <w:r w:rsidRPr="00304353">
              <w:t>Object-Oriented Development</w:t>
            </w:r>
          </w:p>
        </w:tc>
      </w:tr>
      <w:tr w:rsidR="00304353" w:rsidRPr="00F76BD8" w14:paraId="106180C2" w14:textId="77777777" w:rsidTr="006E0C82">
        <w:trPr>
          <w:gridAfter w:val="1"/>
          <w:wAfter w:w="2623" w:type="dxa"/>
        </w:trPr>
        <w:tc>
          <w:tcPr>
            <w:tcW w:w="1276" w:type="dxa"/>
            <w:vAlign w:val="center"/>
          </w:tcPr>
          <w:p w14:paraId="072A4EFA" w14:textId="77777777" w:rsidR="00304353" w:rsidRPr="00304353" w:rsidRDefault="00304353" w:rsidP="006E0C82">
            <w:r w:rsidRPr="00304353">
              <w:t>CGP405</w:t>
            </w:r>
          </w:p>
        </w:tc>
        <w:tc>
          <w:tcPr>
            <w:tcW w:w="5230" w:type="dxa"/>
          </w:tcPr>
          <w:p w14:paraId="63207738" w14:textId="77777777" w:rsidR="00304353" w:rsidRPr="00304353" w:rsidRDefault="00304353" w:rsidP="006E0C82">
            <w:r w:rsidRPr="00304353">
              <w:t>Computer Graphics for Games</w:t>
            </w:r>
          </w:p>
        </w:tc>
      </w:tr>
      <w:tr w:rsidR="00304353" w:rsidRPr="00F76BD8" w14:paraId="29902070" w14:textId="77777777" w:rsidTr="006E0C82">
        <w:trPr>
          <w:gridAfter w:val="1"/>
          <w:wAfter w:w="2623" w:type="dxa"/>
        </w:trPr>
        <w:tc>
          <w:tcPr>
            <w:tcW w:w="1276" w:type="dxa"/>
            <w:vAlign w:val="center"/>
          </w:tcPr>
          <w:p w14:paraId="1E2EC8F6" w14:textId="77777777" w:rsidR="00304353" w:rsidRPr="00304353" w:rsidRDefault="00304353" w:rsidP="006E0C82">
            <w:r w:rsidRPr="00304353">
              <w:t>SWD401</w:t>
            </w:r>
          </w:p>
        </w:tc>
        <w:tc>
          <w:tcPr>
            <w:tcW w:w="5230" w:type="dxa"/>
          </w:tcPr>
          <w:p w14:paraId="2FE45044" w14:textId="77777777" w:rsidR="00304353" w:rsidRPr="00304353" w:rsidRDefault="00304353" w:rsidP="006E0C82">
            <w:r w:rsidRPr="00304353">
              <w:t>Introduction to Databases</w:t>
            </w:r>
          </w:p>
        </w:tc>
      </w:tr>
      <w:tr w:rsidR="00304353" w:rsidRPr="00F76BD8" w14:paraId="171D33E7" w14:textId="77777777" w:rsidTr="006E0C82">
        <w:trPr>
          <w:gridAfter w:val="1"/>
          <w:wAfter w:w="2623" w:type="dxa"/>
        </w:trPr>
        <w:tc>
          <w:tcPr>
            <w:tcW w:w="1276" w:type="dxa"/>
            <w:vAlign w:val="center"/>
          </w:tcPr>
          <w:p w14:paraId="1B5DB300" w14:textId="77777777" w:rsidR="00304353" w:rsidRPr="00304353" w:rsidRDefault="00304353" w:rsidP="006E0C82">
            <w:r w:rsidRPr="00304353">
              <w:t>CGP406</w:t>
            </w:r>
          </w:p>
        </w:tc>
        <w:tc>
          <w:tcPr>
            <w:tcW w:w="5230" w:type="dxa"/>
          </w:tcPr>
          <w:p w14:paraId="5341834A" w14:textId="77777777" w:rsidR="00304353" w:rsidRPr="00304353" w:rsidRDefault="00304353" w:rsidP="006E0C82">
            <w:r w:rsidRPr="00304353">
              <w:t>Group Projects</w:t>
            </w:r>
          </w:p>
        </w:tc>
      </w:tr>
      <w:tr w:rsidR="00304353" w:rsidRPr="00F76BD8" w14:paraId="60C0BF27" w14:textId="77777777" w:rsidTr="006E0C82">
        <w:trPr>
          <w:gridAfter w:val="1"/>
          <w:wAfter w:w="2623" w:type="dxa"/>
        </w:trPr>
        <w:tc>
          <w:tcPr>
            <w:tcW w:w="1276" w:type="dxa"/>
            <w:vAlign w:val="center"/>
          </w:tcPr>
          <w:p w14:paraId="4744CDD2" w14:textId="77777777" w:rsidR="00304353" w:rsidRPr="00304353" w:rsidRDefault="00304353" w:rsidP="006E0C82">
            <w:r w:rsidRPr="00304353">
              <w:t>CGP407</w:t>
            </w:r>
          </w:p>
        </w:tc>
        <w:tc>
          <w:tcPr>
            <w:tcW w:w="5230" w:type="dxa"/>
          </w:tcPr>
          <w:p w14:paraId="3C8B6353" w14:textId="77777777" w:rsidR="00304353" w:rsidRPr="00304353" w:rsidRDefault="00304353" w:rsidP="006E0C82">
            <w:r w:rsidRPr="00304353">
              <w:t>Introduction to Computer Games</w:t>
            </w:r>
          </w:p>
        </w:tc>
      </w:tr>
      <w:tr w:rsidR="00304353" w:rsidRPr="00F76BD8" w14:paraId="3C0635C1" w14:textId="77777777" w:rsidTr="006E0C82">
        <w:trPr>
          <w:gridAfter w:val="1"/>
          <w:wAfter w:w="2623" w:type="dxa"/>
        </w:trPr>
        <w:tc>
          <w:tcPr>
            <w:tcW w:w="1276" w:type="dxa"/>
            <w:vAlign w:val="center"/>
          </w:tcPr>
          <w:p w14:paraId="590BE879" w14:textId="77777777" w:rsidR="00304353" w:rsidRPr="00304353" w:rsidRDefault="00304353" w:rsidP="006E0C82">
            <w:r w:rsidRPr="00304353">
              <w:t>CGP402</w:t>
            </w:r>
          </w:p>
        </w:tc>
        <w:tc>
          <w:tcPr>
            <w:tcW w:w="5230" w:type="dxa"/>
            <w:vAlign w:val="center"/>
          </w:tcPr>
          <w:p w14:paraId="576CE49A" w14:textId="77777777" w:rsidR="00304353" w:rsidRPr="00304353" w:rsidRDefault="00304353" w:rsidP="006E0C82">
            <w:r w:rsidRPr="00304353">
              <w:t>Maths for Games</w:t>
            </w:r>
          </w:p>
        </w:tc>
      </w:tr>
      <w:tr w:rsidR="00304353" w:rsidRPr="00F76BD8" w14:paraId="6B0A98B6" w14:textId="77777777" w:rsidTr="006E0C82">
        <w:trPr>
          <w:gridAfter w:val="1"/>
          <w:wAfter w:w="2623" w:type="dxa"/>
        </w:trPr>
        <w:tc>
          <w:tcPr>
            <w:tcW w:w="1276" w:type="dxa"/>
            <w:vAlign w:val="center"/>
          </w:tcPr>
          <w:p w14:paraId="3D3BD919" w14:textId="77777777" w:rsidR="00304353" w:rsidRPr="00304353" w:rsidRDefault="00304353" w:rsidP="006E0C82">
            <w:r w:rsidRPr="00304353">
              <w:t>CGP403</w:t>
            </w:r>
          </w:p>
        </w:tc>
        <w:tc>
          <w:tcPr>
            <w:tcW w:w="5230" w:type="dxa"/>
          </w:tcPr>
          <w:p w14:paraId="4FD191F4" w14:textId="77777777" w:rsidR="00304353" w:rsidRPr="00304353" w:rsidRDefault="00304353" w:rsidP="006E0C82">
            <w:r w:rsidRPr="00304353">
              <w:t>Games Physics</w:t>
            </w:r>
          </w:p>
        </w:tc>
      </w:tr>
      <w:tr w:rsidR="00304353" w:rsidRPr="00F76BD8" w14:paraId="024656B1" w14:textId="77777777" w:rsidTr="00FF7D2B">
        <w:tc>
          <w:tcPr>
            <w:tcW w:w="9129" w:type="dxa"/>
            <w:gridSpan w:val="3"/>
          </w:tcPr>
          <w:p w14:paraId="227D5E87" w14:textId="77777777" w:rsidR="00304353" w:rsidRPr="00304353" w:rsidRDefault="00304353" w:rsidP="006E0C82">
            <w:pPr>
              <w:pStyle w:val="Heading4"/>
            </w:pPr>
            <w:r w:rsidRPr="00304353">
              <w:t xml:space="preserve">FHEQ Level 5 </w:t>
            </w:r>
          </w:p>
        </w:tc>
      </w:tr>
      <w:tr w:rsidR="00304353" w:rsidRPr="00F76BD8" w14:paraId="66F85825" w14:textId="77777777" w:rsidTr="006E0C82">
        <w:trPr>
          <w:gridAfter w:val="1"/>
          <w:wAfter w:w="2623" w:type="dxa"/>
        </w:trPr>
        <w:tc>
          <w:tcPr>
            <w:tcW w:w="1276" w:type="dxa"/>
            <w:vAlign w:val="center"/>
          </w:tcPr>
          <w:p w14:paraId="113557E4" w14:textId="77777777" w:rsidR="00304353" w:rsidRPr="00304353" w:rsidRDefault="00304353" w:rsidP="006E0C82">
            <w:r w:rsidRPr="00304353">
              <w:t>CGP500</w:t>
            </w:r>
          </w:p>
        </w:tc>
        <w:tc>
          <w:tcPr>
            <w:tcW w:w="5230" w:type="dxa"/>
            <w:vAlign w:val="center"/>
          </w:tcPr>
          <w:p w14:paraId="330E82C0" w14:textId="77777777" w:rsidR="00304353" w:rsidRPr="00304353" w:rsidRDefault="00304353" w:rsidP="006E0C82">
            <w:r w:rsidRPr="00304353">
              <w:t>Console Development</w:t>
            </w:r>
          </w:p>
        </w:tc>
      </w:tr>
      <w:tr w:rsidR="00304353" w:rsidRPr="00F76BD8" w14:paraId="4D3FAA74" w14:textId="77777777" w:rsidTr="006E0C82">
        <w:trPr>
          <w:gridAfter w:val="1"/>
          <w:wAfter w:w="2623" w:type="dxa"/>
        </w:trPr>
        <w:tc>
          <w:tcPr>
            <w:tcW w:w="1276" w:type="dxa"/>
            <w:vAlign w:val="center"/>
          </w:tcPr>
          <w:p w14:paraId="76B8F232" w14:textId="77777777" w:rsidR="00304353" w:rsidRPr="00304353" w:rsidRDefault="00304353" w:rsidP="006E0C82">
            <w:r w:rsidRPr="00304353">
              <w:t>CGP501</w:t>
            </w:r>
          </w:p>
        </w:tc>
        <w:tc>
          <w:tcPr>
            <w:tcW w:w="5230" w:type="dxa"/>
            <w:vAlign w:val="center"/>
          </w:tcPr>
          <w:p w14:paraId="2C6AC011" w14:textId="77777777" w:rsidR="00304353" w:rsidRPr="00304353" w:rsidRDefault="00304353" w:rsidP="006E0C82">
            <w:r w:rsidRPr="00304353">
              <w:t>Computer Games Programming</w:t>
            </w:r>
          </w:p>
        </w:tc>
      </w:tr>
      <w:tr w:rsidR="00304353" w:rsidRPr="00F76BD8" w14:paraId="0619C602" w14:textId="77777777" w:rsidTr="006E0C82">
        <w:trPr>
          <w:gridAfter w:val="1"/>
          <w:wAfter w:w="2623" w:type="dxa"/>
        </w:trPr>
        <w:tc>
          <w:tcPr>
            <w:tcW w:w="1276" w:type="dxa"/>
            <w:vAlign w:val="center"/>
          </w:tcPr>
          <w:p w14:paraId="5505D920" w14:textId="77777777" w:rsidR="00304353" w:rsidRPr="00304353" w:rsidRDefault="00304353" w:rsidP="006E0C82">
            <w:r w:rsidRPr="00304353">
              <w:t>CGP502</w:t>
            </w:r>
          </w:p>
        </w:tc>
        <w:tc>
          <w:tcPr>
            <w:tcW w:w="5230" w:type="dxa"/>
            <w:vAlign w:val="center"/>
          </w:tcPr>
          <w:p w14:paraId="69636E32" w14:textId="77777777" w:rsidR="00304353" w:rsidRPr="00304353" w:rsidRDefault="00304353" w:rsidP="006E0C82">
            <w:r w:rsidRPr="00304353">
              <w:t>Gameplay and Game Design</w:t>
            </w:r>
          </w:p>
        </w:tc>
      </w:tr>
      <w:tr w:rsidR="00304353" w:rsidRPr="00F76BD8" w14:paraId="7135695C" w14:textId="77777777" w:rsidTr="006E0C82">
        <w:trPr>
          <w:gridAfter w:val="1"/>
          <w:wAfter w:w="2623" w:type="dxa"/>
        </w:trPr>
        <w:tc>
          <w:tcPr>
            <w:tcW w:w="1276" w:type="dxa"/>
            <w:vAlign w:val="center"/>
          </w:tcPr>
          <w:p w14:paraId="6689F134" w14:textId="77777777" w:rsidR="00304353" w:rsidRPr="00304353" w:rsidRDefault="00304353" w:rsidP="006E0C82">
            <w:r w:rsidRPr="00304353">
              <w:t>CGP503</w:t>
            </w:r>
          </w:p>
        </w:tc>
        <w:tc>
          <w:tcPr>
            <w:tcW w:w="5230" w:type="dxa"/>
            <w:vAlign w:val="center"/>
          </w:tcPr>
          <w:p w14:paraId="0EECE1B7" w14:textId="77777777" w:rsidR="00304353" w:rsidRPr="00304353" w:rsidRDefault="00304353" w:rsidP="006E0C82">
            <w:r w:rsidRPr="00304353">
              <w:t>Mobile Game Fundamentals</w:t>
            </w:r>
          </w:p>
        </w:tc>
      </w:tr>
      <w:tr w:rsidR="00304353" w:rsidRPr="00F76BD8" w14:paraId="7C35407E" w14:textId="77777777" w:rsidTr="006E0C82">
        <w:trPr>
          <w:gridAfter w:val="1"/>
          <w:wAfter w:w="2623" w:type="dxa"/>
        </w:trPr>
        <w:tc>
          <w:tcPr>
            <w:tcW w:w="1276" w:type="dxa"/>
            <w:vAlign w:val="center"/>
          </w:tcPr>
          <w:p w14:paraId="56086E01" w14:textId="77777777" w:rsidR="00304353" w:rsidRPr="00304353" w:rsidRDefault="00304353" w:rsidP="006E0C82">
            <w:r w:rsidRPr="00304353">
              <w:t>SWD505</w:t>
            </w:r>
          </w:p>
        </w:tc>
        <w:tc>
          <w:tcPr>
            <w:tcW w:w="5230" w:type="dxa"/>
            <w:vAlign w:val="center"/>
          </w:tcPr>
          <w:p w14:paraId="66B44CBA" w14:textId="77777777" w:rsidR="00304353" w:rsidRPr="00304353" w:rsidRDefault="00304353" w:rsidP="006E0C82">
            <w:r w:rsidRPr="00304353">
              <w:t>Engineering Software Systems</w:t>
            </w:r>
          </w:p>
        </w:tc>
      </w:tr>
      <w:tr w:rsidR="00304353" w:rsidRPr="00F76BD8" w14:paraId="2848D14C" w14:textId="77777777" w:rsidTr="006E0C82">
        <w:trPr>
          <w:gridAfter w:val="1"/>
          <w:wAfter w:w="2623" w:type="dxa"/>
        </w:trPr>
        <w:tc>
          <w:tcPr>
            <w:tcW w:w="1276" w:type="dxa"/>
            <w:vAlign w:val="center"/>
          </w:tcPr>
          <w:p w14:paraId="3F7255A1" w14:textId="77777777" w:rsidR="00304353" w:rsidRPr="00304353" w:rsidRDefault="00304353" w:rsidP="006E0C82">
            <w:r w:rsidRPr="00304353">
              <w:t>CGP504</w:t>
            </w:r>
          </w:p>
        </w:tc>
        <w:tc>
          <w:tcPr>
            <w:tcW w:w="5230" w:type="dxa"/>
            <w:vAlign w:val="center"/>
          </w:tcPr>
          <w:p w14:paraId="7E43E65F" w14:textId="77777777" w:rsidR="00304353" w:rsidRPr="00304353" w:rsidRDefault="00304353" w:rsidP="006E0C82">
            <w:r w:rsidRPr="00304353">
              <w:t>Personal Development and Project Preparation</w:t>
            </w:r>
          </w:p>
        </w:tc>
      </w:tr>
      <w:tr w:rsidR="00304353" w:rsidRPr="00F76BD8" w14:paraId="7F6BD26E" w14:textId="77777777" w:rsidTr="00FF7D2B">
        <w:tc>
          <w:tcPr>
            <w:tcW w:w="9129" w:type="dxa"/>
            <w:gridSpan w:val="3"/>
          </w:tcPr>
          <w:p w14:paraId="1C636FA9" w14:textId="77777777" w:rsidR="00304353" w:rsidRPr="00304353" w:rsidRDefault="00304353" w:rsidP="006E0C82">
            <w:pPr>
              <w:pStyle w:val="Heading4"/>
            </w:pPr>
            <w:r w:rsidRPr="00304353">
              <w:t xml:space="preserve">FHEQ Level 6 </w:t>
            </w:r>
          </w:p>
        </w:tc>
      </w:tr>
      <w:tr w:rsidR="00304353" w:rsidRPr="00F76BD8" w14:paraId="058F37FD" w14:textId="77777777" w:rsidTr="006E0C82">
        <w:trPr>
          <w:gridAfter w:val="1"/>
          <w:wAfter w:w="2623" w:type="dxa"/>
        </w:trPr>
        <w:tc>
          <w:tcPr>
            <w:tcW w:w="1276" w:type="dxa"/>
            <w:vAlign w:val="center"/>
          </w:tcPr>
          <w:p w14:paraId="005F0CAC" w14:textId="77777777" w:rsidR="00304353" w:rsidRPr="00304353" w:rsidRDefault="00304353" w:rsidP="006E0C82">
            <w:r w:rsidRPr="00304353">
              <w:t>CGP600</w:t>
            </w:r>
          </w:p>
        </w:tc>
        <w:tc>
          <w:tcPr>
            <w:tcW w:w="5230" w:type="dxa"/>
            <w:vAlign w:val="center"/>
          </w:tcPr>
          <w:p w14:paraId="0AFD6CD3" w14:textId="77777777" w:rsidR="00304353" w:rsidRPr="00304353" w:rsidRDefault="00304353" w:rsidP="006E0C82">
            <w:r w:rsidRPr="00304353">
              <w:t>Advanced Games Programming</w:t>
            </w:r>
          </w:p>
        </w:tc>
      </w:tr>
      <w:tr w:rsidR="00304353" w:rsidRPr="00F76BD8" w14:paraId="60CBDA3C" w14:textId="77777777" w:rsidTr="006E0C82">
        <w:trPr>
          <w:gridAfter w:val="1"/>
          <w:wAfter w:w="2623" w:type="dxa"/>
        </w:trPr>
        <w:tc>
          <w:tcPr>
            <w:tcW w:w="1276" w:type="dxa"/>
            <w:vAlign w:val="center"/>
          </w:tcPr>
          <w:p w14:paraId="0555DB7F" w14:textId="77777777" w:rsidR="00304353" w:rsidRPr="00304353" w:rsidRDefault="00304353" w:rsidP="006E0C82">
            <w:r w:rsidRPr="00304353">
              <w:t>CGP601</w:t>
            </w:r>
          </w:p>
        </w:tc>
        <w:tc>
          <w:tcPr>
            <w:tcW w:w="5230" w:type="dxa"/>
            <w:vAlign w:val="center"/>
          </w:tcPr>
          <w:p w14:paraId="25768BAF" w14:textId="77777777" w:rsidR="00304353" w:rsidRPr="00304353" w:rsidRDefault="00304353" w:rsidP="006E0C82">
            <w:r w:rsidRPr="00304353">
              <w:t>Game Development Project</w:t>
            </w:r>
          </w:p>
        </w:tc>
      </w:tr>
      <w:tr w:rsidR="00304353" w:rsidRPr="00F76BD8" w14:paraId="7C60557A" w14:textId="77777777" w:rsidTr="006E0C82">
        <w:trPr>
          <w:gridAfter w:val="1"/>
          <w:wAfter w:w="2623" w:type="dxa"/>
        </w:trPr>
        <w:tc>
          <w:tcPr>
            <w:tcW w:w="1276" w:type="dxa"/>
            <w:vAlign w:val="center"/>
          </w:tcPr>
          <w:p w14:paraId="7AE43959" w14:textId="77777777" w:rsidR="00304353" w:rsidRPr="00304353" w:rsidRDefault="00304353" w:rsidP="006E0C82">
            <w:r w:rsidRPr="00304353">
              <w:t>SWD605</w:t>
            </w:r>
          </w:p>
        </w:tc>
        <w:tc>
          <w:tcPr>
            <w:tcW w:w="5230" w:type="dxa"/>
            <w:vAlign w:val="center"/>
          </w:tcPr>
          <w:p w14:paraId="6B7BEB6F" w14:textId="77777777" w:rsidR="00304353" w:rsidRPr="00304353" w:rsidRDefault="00304353" w:rsidP="006E0C82">
            <w:r w:rsidRPr="00304353">
              <w:t>Software Systems Development</w:t>
            </w:r>
          </w:p>
        </w:tc>
      </w:tr>
      <w:tr w:rsidR="00304353" w:rsidRPr="00F76BD8" w14:paraId="46EDD77C" w14:textId="77777777" w:rsidTr="006E0C82">
        <w:trPr>
          <w:gridAfter w:val="1"/>
          <w:wAfter w:w="2623" w:type="dxa"/>
        </w:trPr>
        <w:tc>
          <w:tcPr>
            <w:tcW w:w="1276" w:type="dxa"/>
            <w:vAlign w:val="center"/>
          </w:tcPr>
          <w:p w14:paraId="641F699F" w14:textId="77777777" w:rsidR="00304353" w:rsidRPr="00304353" w:rsidRDefault="00304353" w:rsidP="006E0C82">
            <w:r w:rsidRPr="00304353">
              <w:t>CGP603</w:t>
            </w:r>
          </w:p>
        </w:tc>
        <w:tc>
          <w:tcPr>
            <w:tcW w:w="5230" w:type="dxa"/>
            <w:vAlign w:val="center"/>
          </w:tcPr>
          <w:p w14:paraId="6FF91410" w14:textId="77777777" w:rsidR="00304353" w:rsidRPr="00304353" w:rsidRDefault="00304353" w:rsidP="006E0C82">
            <w:r w:rsidRPr="00304353">
              <w:t>Video Game Design</w:t>
            </w:r>
          </w:p>
        </w:tc>
      </w:tr>
      <w:tr w:rsidR="00304353" w:rsidRPr="00F76BD8" w14:paraId="4248F10F" w14:textId="77777777" w:rsidTr="006E0C82">
        <w:trPr>
          <w:gridAfter w:val="1"/>
          <w:wAfter w:w="2623" w:type="dxa"/>
        </w:trPr>
        <w:tc>
          <w:tcPr>
            <w:tcW w:w="1276" w:type="dxa"/>
            <w:vAlign w:val="center"/>
          </w:tcPr>
          <w:p w14:paraId="694CBB96" w14:textId="77777777" w:rsidR="00304353" w:rsidRPr="00304353" w:rsidRDefault="00304353" w:rsidP="006E0C82">
            <w:r w:rsidRPr="00304353">
              <w:t>CGP605</w:t>
            </w:r>
          </w:p>
        </w:tc>
        <w:tc>
          <w:tcPr>
            <w:tcW w:w="5230" w:type="dxa"/>
            <w:vAlign w:val="center"/>
          </w:tcPr>
          <w:p w14:paraId="51DDB188" w14:textId="77777777" w:rsidR="00304353" w:rsidRPr="00304353" w:rsidRDefault="00304353" w:rsidP="006E0C82">
            <w:r w:rsidRPr="00304353">
              <w:t>Mobile Applications</w:t>
            </w:r>
          </w:p>
        </w:tc>
      </w:tr>
      <w:tr w:rsidR="00304353" w:rsidRPr="00F76BD8" w14:paraId="7F2C28DD" w14:textId="77777777" w:rsidTr="006E0C82">
        <w:trPr>
          <w:gridAfter w:val="1"/>
          <w:wAfter w:w="2623" w:type="dxa"/>
        </w:trPr>
        <w:tc>
          <w:tcPr>
            <w:tcW w:w="1276" w:type="dxa"/>
            <w:vAlign w:val="center"/>
          </w:tcPr>
          <w:p w14:paraId="541BCC39" w14:textId="77777777" w:rsidR="00304353" w:rsidRPr="00304353" w:rsidRDefault="00304353" w:rsidP="006E0C82">
            <w:r w:rsidRPr="00304353">
              <w:t>CGP606</w:t>
            </w:r>
          </w:p>
        </w:tc>
        <w:tc>
          <w:tcPr>
            <w:tcW w:w="5230" w:type="dxa"/>
            <w:vAlign w:val="center"/>
          </w:tcPr>
          <w:p w14:paraId="15E0CCC4" w14:textId="77777777" w:rsidR="00304353" w:rsidRPr="00304353" w:rsidRDefault="00304353" w:rsidP="006E0C82">
            <w:r w:rsidRPr="00304353">
              <w:t>Artificial Intelligence for Games</w:t>
            </w:r>
          </w:p>
        </w:tc>
      </w:tr>
      <w:tr w:rsidR="00304353" w:rsidRPr="00F76BD8" w14:paraId="32D72E3D" w14:textId="77777777" w:rsidTr="006E0C82">
        <w:trPr>
          <w:gridAfter w:val="1"/>
          <w:wAfter w:w="2623" w:type="dxa"/>
        </w:trPr>
        <w:tc>
          <w:tcPr>
            <w:tcW w:w="1276" w:type="dxa"/>
            <w:vAlign w:val="center"/>
          </w:tcPr>
          <w:p w14:paraId="71C408E4" w14:textId="77777777" w:rsidR="00304353" w:rsidRPr="00304353" w:rsidRDefault="00304353" w:rsidP="006E0C82">
            <w:r w:rsidRPr="00304353">
              <w:t>SAD603</w:t>
            </w:r>
          </w:p>
        </w:tc>
        <w:tc>
          <w:tcPr>
            <w:tcW w:w="5230" w:type="dxa"/>
            <w:vAlign w:val="center"/>
          </w:tcPr>
          <w:p w14:paraId="29CA8A42" w14:textId="77777777" w:rsidR="00304353" w:rsidRPr="00304353" w:rsidRDefault="00304353" w:rsidP="006E0C82">
            <w:r w:rsidRPr="00304353">
              <w:t>Process Analysis and Requirements Engineering</w:t>
            </w:r>
          </w:p>
        </w:tc>
      </w:tr>
      <w:tr w:rsidR="00304353" w:rsidRPr="00F76BD8" w14:paraId="42175AC6" w14:textId="77777777" w:rsidTr="006E0C82">
        <w:trPr>
          <w:gridAfter w:val="1"/>
          <w:wAfter w:w="2623" w:type="dxa"/>
        </w:trPr>
        <w:tc>
          <w:tcPr>
            <w:tcW w:w="1276" w:type="dxa"/>
            <w:vAlign w:val="center"/>
          </w:tcPr>
          <w:p w14:paraId="31FA44CD" w14:textId="77777777" w:rsidR="00304353" w:rsidRPr="00304353" w:rsidRDefault="00304353" w:rsidP="006E0C82">
            <w:r w:rsidRPr="00304353">
              <w:t>SMT137</w:t>
            </w:r>
          </w:p>
        </w:tc>
        <w:tc>
          <w:tcPr>
            <w:tcW w:w="5230" w:type="dxa"/>
            <w:vAlign w:val="center"/>
          </w:tcPr>
          <w:p w14:paraId="620C19ED" w14:textId="77777777" w:rsidR="00304353" w:rsidRPr="00304353" w:rsidRDefault="00304353" w:rsidP="006E0C82">
            <w:r w:rsidRPr="00304353">
              <w:t>Sound for Video and Computer Games</w:t>
            </w:r>
          </w:p>
        </w:tc>
      </w:tr>
      <w:tr w:rsidR="00304353" w:rsidRPr="00F76BD8" w14:paraId="7A36CDF2" w14:textId="77777777" w:rsidTr="006E0C82">
        <w:trPr>
          <w:gridAfter w:val="1"/>
          <w:wAfter w:w="2623" w:type="dxa"/>
        </w:trPr>
        <w:tc>
          <w:tcPr>
            <w:tcW w:w="1276" w:type="dxa"/>
            <w:vAlign w:val="center"/>
          </w:tcPr>
          <w:p w14:paraId="3857EC1B" w14:textId="77777777" w:rsidR="00304353" w:rsidRPr="00304353" w:rsidRDefault="00304353" w:rsidP="006E0C82">
            <w:r w:rsidRPr="00304353">
              <w:t>CGP604</w:t>
            </w:r>
          </w:p>
        </w:tc>
        <w:tc>
          <w:tcPr>
            <w:tcW w:w="5230" w:type="dxa"/>
            <w:vAlign w:val="center"/>
          </w:tcPr>
          <w:p w14:paraId="405622D4" w14:textId="77777777" w:rsidR="00304353" w:rsidRPr="00304353" w:rsidRDefault="00304353" w:rsidP="006E0C82">
            <w:r w:rsidRPr="00304353">
              <w:t>The Business of Games</w:t>
            </w:r>
          </w:p>
        </w:tc>
      </w:tr>
    </w:tbl>
    <w:p w14:paraId="65FDC7BF" w14:textId="77777777" w:rsidR="004347D0" w:rsidRPr="006A7798" w:rsidRDefault="004347D0" w:rsidP="00B45A81">
      <w:pPr>
        <w:pStyle w:val="Footer"/>
        <w:rPr>
          <w:b/>
          <w:bCs/>
          <w:lang w:val="x-none" w:eastAsia="x-none"/>
        </w:rPr>
      </w:pPr>
    </w:p>
    <w:p w14:paraId="72579BBE" w14:textId="77777777" w:rsidR="00F678FC" w:rsidRPr="006A7798" w:rsidRDefault="00B25876" w:rsidP="00B45A81">
      <w:pPr>
        <w:spacing w:after="0" w:line="240" w:lineRule="auto"/>
      </w:pPr>
      <w:r>
        <w:rPr>
          <w:noProof/>
          <w:lang w:eastAsia="en-GB"/>
        </w:rPr>
        <w:lastRenderedPageBreak/>
        <w:drawing>
          <wp:anchor distT="0" distB="0" distL="114300" distR="114300" simplePos="0" relativeHeight="251662336" behindDoc="1" locked="0" layoutInCell="1" allowOverlap="1" wp14:anchorId="2F24134E" wp14:editId="07777777">
            <wp:simplePos x="0" y="0"/>
            <wp:positionH relativeFrom="column">
              <wp:posOffset>-681990</wp:posOffset>
            </wp:positionH>
            <wp:positionV relativeFrom="paragraph">
              <wp:posOffset>0</wp:posOffset>
            </wp:positionV>
            <wp:extent cx="7486650" cy="10201275"/>
            <wp:effectExtent l="0" t="0" r="0" b="9525"/>
            <wp:wrapTight wrapText="bothSides">
              <wp:wrapPolygon edited="0">
                <wp:start x="0" y="0"/>
                <wp:lineTo x="0" y="21580"/>
                <wp:lineTo x="21545" y="21580"/>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se cover 22 (2).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486650" cy="10201275"/>
                    </a:xfrm>
                    <a:prstGeom prst="rect">
                      <a:avLst/>
                    </a:prstGeom>
                  </pic:spPr>
                </pic:pic>
              </a:graphicData>
            </a:graphic>
            <wp14:sizeRelH relativeFrom="page">
              <wp14:pctWidth>0</wp14:pctWidth>
            </wp14:sizeRelH>
            <wp14:sizeRelV relativeFrom="page">
              <wp14:pctHeight>0</wp14:pctHeight>
            </wp14:sizeRelV>
          </wp:anchor>
        </w:drawing>
      </w:r>
    </w:p>
    <w:sectPr w:rsidR="00F678FC" w:rsidRPr="006A7798" w:rsidSect="00796438">
      <w:pgSz w:w="11906" w:h="16838"/>
      <w:pgMar w:top="1276" w:right="1440" w:bottom="0" w:left="1134" w:header="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078171" w14:textId="77777777" w:rsidR="00537F60" w:rsidRDefault="00537F60" w:rsidP="00CC15B1">
      <w:pPr>
        <w:spacing w:after="0" w:line="240" w:lineRule="auto"/>
      </w:pPr>
      <w:r>
        <w:separator/>
      </w:r>
    </w:p>
    <w:p w14:paraId="4FFD7BEE" w14:textId="77777777" w:rsidR="00537F60" w:rsidRDefault="00537F60"/>
    <w:p w14:paraId="4A8835EC" w14:textId="77777777" w:rsidR="00537F60" w:rsidRDefault="00537F60"/>
  </w:endnote>
  <w:endnote w:type="continuationSeparator" w:id="0">
    <w:p w14:paraId="43B82781" w14:textId="77777777" w:rsidR="00537F60" w:rsidRDefault="00537F60" w:rsidP="00CC15B1">
      <w:pPr>
        <w:spacing w:after="0" w:line="240" w:lineRule="auto"/>
      </w:pPr>
      <w:r>
        <w:continuationSeparator/>
      </w:r>
    </w:p>
    <w:p w14:paraId="0AD05B34" w14:textId="77777777" w:rsidR="00537F60" w:rsidRDefault="00537F60"/>
    <w:p w14:paraId="76479D79" w14:textId="77777777" w:rsidR="00537F60" w:rsidRDefault="00537F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Bliss 2 ExtraLight">
    <w:altName w:val="Bliss 2 ExtraLight"/>
    <w:panose1 w:val="00000000000000000000"/>
    <w:charset w:val="00"/>
    <w:family w:val="swiss"/>
    <w:notTrueType/>
    <w:pitch w:val="default"/>
    <w:sig w:usb0="00000003" w:usb1="00000000" w:usb2="00000000" w:usb3="00000000" w:csb0="00000001" w:csb1="00000000"/>
  </w:font>
  <w:font w:name="Bliss 2 Bold">
    <w:altName w:val="Bliss 2 Bold"/>
    <w:panose1 w:val="00000000000000000000"/>
    <w:charset w:val="00"/>
    <w:family w:val="swiss"/>
    <w:notTrueType/>
    <w:pitch w:val="default"/>
    <w:sig w:usb0="00000003" w:usb1="00000000" w:usb2="00000000" w:usb3="00000000" w:csb0="00000001" w:csb1="00000000"/>
  </w:font>
  <w:font w:name="Trebuchet MS,,Calibri">
    <w:altName w:val="Times New Roman"/>
    <w:panose1 w:val="00000000000000000000"/>
    <w:charset w:val="00"/>
    <w:family w:val="roman"/>
    <w:notTrueType/>
    <w:pitch w:val="default"/>
  </w:font>
  <w:font w:name="Bliss 2 Regular">
    <w:altName w:val="Bliss 2 Regular"/>
    <w:panose1 w:val="00000000000000000000"/>
    <w:charset w:val="00"/>
    <w:family w:val="swiss"/>
    <w:notTrueType/>
    <w:pitch w:val="default"/>
    <w:sig w:usb0="00000003" w:usb1="00000000" w:usb2="00000000" w:usb3="00000000" w:csb0="00000001" w:csb1="00000000"/>
  </w:font>
  <w:font w:name="Arial,Times New Roman">
    <w:altName w:val="Times New Roman"/>
    <w:panose1 w:val="00000000000000000000"/>
    <w:charset w:val="00"/>
    <w:family w:val="roman"/>
    <w:notTrueType/>
    <w:pitch w:val="default"/>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134E" w14:textId="77777777" w:rsidR="005B73E6" w:rsidRDefault="005B73E6">
    <w:pPr>
      <w:pStyle w:val="Footer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9EDB0" w14:textId="5945AB98" w:rsidR="005B73E6" w:rsidRPr="009212D4" w:rsidRDefault="005B73E6" w:rsidP="009212D4">
    <w:pPr>
      <w:pStyle w:val="Footer1"/>
      <w:jc w:val="right"/>
      <w:rPr>
        <w:noProof/>
      </w:rPr>
    </w:pPr>
    <w:r>
      <w:rPr>
        <w:noProof/>
      </w:rPr>
      <w:fldChar w:fldCharType="begin"/>
    </w:r>
    <w:r>
      <w:rPr>
        <w:noProof/>
      </w:rPr>
      <w:instrText xml:space="preserve"> PAGE   \* MERGEFORMAT </w:instrText>
    </w:r>
    <w:r>
      <w:rPr>
        <w:noProof/>
      </w:rPr>
      <w:fldChar w:fldCharType="separate"/>
    </w:r>
    <w:r w:rsidR="006F7747">
      <w:rPr>
        <w:noProof/>
      </w:rPr>
      <w:t>12</w:t>
    </w:r>
    <w:r>
      <w:rPr>
        <w:noProof/>
      </w:rPr>
      <w:fldChar w:fldCharType="end"/>
    </w:r>
  </w:p>
  <w:p w14:paraId="227596B6" w14:textId="77777777" w:rsidR="005B73E6" w:rsidRDefault="005B73E6">
    <w:pPr>
      <w:pStyle w:val="Footer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3573538"/>
      <w:docPartObj>
        <w:docPartGallery w:val="Page Numbers (Bottom of Page)"/>
        <w:docPartUnique/>
      </w:docPartObj>
    </w:sdtPr>
    <w:sdtEndPr>
      <w:rPr>
        <w:noProof/>
      </w:rPr>
    </w:sdtEndPr>
    <w:sdtContent>
      <w:p w14:paraId="51426683" w14:textId="08EFCB6B" w:rsidR="005B73E6" w:rsidRDefault="005B73E6">
        <w:pPr>
          <w:pStyle w:val="Footer"/>
          <w:jc w:val="right"/>
        </w:pPr>
        <w:r>
          <w:fldChar w:fldCharType="begin"/>
        </w:r>
        <w:r>
          <w:instrText xml:space="preserve"> PAGE   \* MERGEFORMAT </w:instrText>
        </w:r>
        <w:r>
          <w:fldChar w:fldCharType="separate"/>
        </w:r>
        <w:r w:rsidR="006F7747">
          <w:rPr>
            <w:noProof/>
          </w:rPr>
          <w:t>33</w:t>
        </w:r>
        <w:r>
          <w:rPr>
            <w:noProof/>
          </w:rPr>
          <w:fldChar w:fldCharType="end"/>
        </w:r>
      </w:p>
    </w:sdtContent>
  </w:sdt>
  <w:p w14:paraId="300A6A96" w14:textId="77777777" w:rsidR="005B73E6" w:rsidRDefault="005B73E6">
    <w:pPr>
      <w:pStyle w:val="Footer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DCB172" w14:textId="77777777" w:rsidR="00537F60" w:rsidRDefault="00537F60" w:rsidP="00CC15B1">
      <w:pPr>
        <w:spacing w:after="0" w:line="240" w:lineRule="auto"/>
      </w:pPr>
      <w:r>
        <w:separator/>
      </w:r>
    </w:p>
    <w:p w14:paraId="0390500A" w14:textId="77777777" w:rsidR="00537F60" w:rsidRDefault="00537F60"/>
    <w:p w14:paraId="525B3924" w14:textId="77777777" w:rsidR="00537F60" w:rsidRDefault="00537F60"/>
  </w:footnote>
  <w:footnote w:type="continuationSeparator" w:id="0">
    <w:p w14:paraId="3356E667" w14:textId="77777777" w:rsidR="00537F60" w:rsidRDefault="00537F60" w:rsidP="00CC15B1">
      <w:pPr>
        <w:spacing w:after="0" w:line="240" w:lineRule="auto"/>
      </w:pPr>
      <w:r>
        <w:continuationSeparator/>
      </w:r>
    </w:p>
    <w:p w14:paraId="27D1C02E" w14:textId="77777777" w:rsidR="00537F60" w:rsidRDefault="00537F60"/>
    <w:p w14:paraId="34C6787B" w14:textId="77777777" w:rsidR="00537F60" w:rsidRDefault="00537F6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9CEF5" w14:textId="77777777" w:rsidR="005B73E6" w:rsidRDefault="005B73E6">
    <w:pPr>
      <w:pStyle w:val="Header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CB822" w14:textId="77777777" w:rsidR="005B73E6" w:rsidRDefault="005B73E6">
    <w:pPr>
      <w:pStyle w:val="Header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58CA8" w14:textId="77777777" w:rsidR="005B73E6" w:rsidRDefault="005B73E6">
    <w:pPr>
      <w:pStyle w:val="Header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88DD" w14:textId="77777777" w:rsidR="005B73E6" w:rsidRDefault="005B73E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84315" w14:textId="77777777" w:rsidR="005B73E6" w:rsidRDefault="005B73E6">
    <w:pPr>
      <w:pStyle w:val="Header"/>
    </w:pPr>
  </w:p>
  <w:p w14:paraId="3EF7F2B9" w14:textId="77777777" w:rsidR="005B73E6" w:rsidRDefault="005B73E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5FFBD" w14:textId="77777777" w:rsidR="005B73E6" w:rsidRDefault="005B73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0"/>
    <w:lvl w:ilvl="0">
      <w:start w:val="1"/>
      <w:numFmt w:val="lowerRoman"/>
      <w:pStyle w:val="i"/>
      <w:lvlText w:val="%1."/>
      <w:lvlJc w:val="left"/>
      <w:pPr>
        <w:tabs>
          <w:tab w:val="num" w:pos="720"/>
        </w:tabs>
      </w:pPr>
      <w:rPr>
        <w:rFonts w:ascii="Times New Roman" w:hAnsi="Times New Roman"/>
        <w:sz w:val="24"/>
      </w:rPr>
    </w:lvl>
  </w:abstractNum>
  <w:abstractNum w:abstractNumId="1" w15:restartNumberingAfterBreak="0">
    <w:nsid w:val="00000004"/>
    <w:multiLevelType w:val="multilevel"/>
    <w:tmpl w:val="00000000"/>
    <w:lvl w:ilvl="0">
      <w:start w:val="1"/>
      <w:numFmt w:val="decimal"/>
      <w:pStyle w:val="Level1"/>
      <w:lvlText w:val="%1."/>
      <w:lvlJc w:val="left"/>
      <w:pPr>
        <w:tabs>
          <w:tab w:val="num" w:pos="720"/>
        </w:tabs>
        <w:ind w:left="720" w:hanging="72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2" w15:restartNumberingAfterBreak="0">
    <w:nsid w:val="0196022D"/>
    <w:multiLevelType w:val="hybridMultilevel"/>
    <w:tmpl w:val="3A8EC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1F0348"/>
    <w:multiLevelType w:val="hybridMultilevel"/>
    <w:tmpl w:val="05944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F90541"/>
    <w:multiLevelType w:val="hybridMultilevel"/>
    <w:tmpl w:val="CE8674E8"/>
    <w:lvl w:ilvl="0" w:tplc="A2F0588C">
      <w:start w:val="1"/>
      <w:numFmt w:val="bullet"/>
      <w:lvlText w:val=""/>
      <w:lvlJc w:val="righ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90B2B3E"/>
    <w:multiLevelType w:val="hybridMultilevel"/>
    <w:tmpl w:val="4D26000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BE0EAA"/>
    <w:multiLevelType w:val="hybridMultilevel"/>
    <w:tmpl w:val="A044C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8C0434"/>
    <w:multiLevelType w:val="hybridMultilevel"/>
    <w:tmpl w:val="DA406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A70BD9"/>
    <w:multiLevelType w:val="hybridMultilevel"/>
    <w:tmpl w:val="4112A8C0"/>
    <w:lvl w:ilvl="0" w:tplc="E702D8C8">
      <w:start w:val="1"/>
      <w:numFmt w:val="decimal"/>
      <w:lvlText w:val="%1."/>
      <w:lvlJc w:val="left"/>
      <w:pPr>
        <w:tabs>
          <w:tab w:val="num" w:pos="567"/>
        </w:tabs>
      </w:pPr>
      <w:rPr>
        <w:rFonts w:cs="Times New Roman" w:hint="default"/>
      </w:rPr>
    </w:lvl>
    <w:lvl w:ilvl="1" w:tplc="A68E32FE">
      <w:start w:val="1"/>
      <w:numFmt w:val="lowerRoman"/>
      <w:lvlText w:val="%2."/>
      <w:lvlJc w:val="left"/>
      <w:pPr>
        <w:tabs>
          <w:tab w:val="num" w:pos="567"/>
        </w:tabs>
        <w:ind w:left="567" w:hanging="567"/>
      </w:pPr>
      <w:rPr>
        <w:rFonts w:ascii="Trebuchet MS" w:hAnsi="Trebuchet MS" w:cs="Times New Roman" w:hint="default"/>
        <w:strike w:val="0"/>
        <w:dstrike w:val="0"/>
        <w:outline w:val="0"/>
        <w:shadow w:val="0"/>
        <w:emboss w:val="0"/>
        <w:imprint w:val="0"/>
        <w:vanish w:val="0"/>
        <w:sz w:val="22"/>
        <w:szCs w:val="22"/>
        <w:vertAlign w:val="baseline"/>
      </w:rPr>
    </w:lvl>
    <w:lvl w:ilvl="2" w:tplc="95F2F6DA">
      <w:start w:val="1"/>
      <w:numFmt w:val="lowerRoman"/>
      <w:lvlText w:val="%3."/>
      <w:lvlJc w:val="left"/>
      <w:pPr>
        <w:tabs>
          <w:tab w:val="num" w:pos="567"/>
        </w:tabs>
        <w:ind w:left="567" w:hanging="567"/>
      </w:pPr>
      <w:rPr>
        <w:rFonts w:cs="Times New Roman" w:hint="default"/>
      </w:rPr>
    </w:lvl>
    <w:lvl w:ilvl="3" w:tplc="9B4C39AE">
      <w:start w:val="120"/>
      <w:numFmt w:val="bullet"/>
      <w:lvlText w:val=""/>
      <w:lvlJc w:val="left"/>
      <w:pPr>
        <w:ind w:left="2880" w:hanging="360"/>
      </w:pPr>
      <w:rPr>
        <w:rFonts w:ascii="Symbol" w:eastAsia="Times New Roman" w:hAnsi="Symbol" w:hint="default"/>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9" w15:restartNumberingAfterBreak="0">
    <w:nsid w:val="10D56BD8"/>
    <w:multiLevelType w:val="hybridMultilevel"/>
    <w:tmpl w:val="612A17A6"/>
    <w:lvl w:ilvl="0" w:tplc="A2F0588C">
      <w:start w:val="1"/>
      <w:numFmt w:val="bullet"/>
      <w:lvlText w:val=""/>
      <w:lvlJc w:val="righ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A4ED5"/>
    <w:multiLevelType w:val="hybridMultilevel"/>
    <w:tmpl w:val="239EE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EC7499"/>
    <w:multiLevelType w:val="hybridMultilevel"/>
    <w:tmpl w:val="E6A2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BF5EE5"/>
    <w:multiLevelType w:val="hybridMultilevel"/>
    <w:tmpl w:val="E6C849D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ECC3AD7"/>
    <w:multiLevelType w:val="hybridMultilevel"/>
    <w:tmpl w:val="26607C8C"/>
    <w:lvl w:ilvl="0" w:tplc="A2F0588C">
      <w:start w:val="1"/>
      <w:numFmt w:val="bullet"/>
      <w:lvlText w:val=""/>
      <w:lvlJc w:val="righ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F315FE0"/>
    <w:multiLevelType w:val="hybridMultilevel"/>
    <w:tmpl w:val="B2341C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0A16E47"/>
    <w:multiLevelType w:val="hybridMultilevel"/>
    <w:tmpl w:val="7EC00F7E"/>
    <w:lvl w:ilvl="0" w:tplc="B34C0188">
      <w:start w:val="1"/>
      <w:numFmt w:val="bullet"/>
      <w:pStyle w:val="LearningOutcom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323304"/>
    <w:multiLevelType w:val="hybridMultilevel"/>
    <w:tmpl w:val="09F8E190"/>
    <w:lvl w:ilvl="0" w:tplc="7B669610">
      <w:start w:val="1"/>
      <w:numFmt w:val="bullet"/>
      <w:pStyle w:val="ListParagraph"/>
      <w:lvlText w:val=""/>
      <w:lvlJc w:val="left"/>
      <w:pPr>
        <w:ind w:left="1440" w:hanging="360"/>
      </w:pPr>
      <w:rPr>
        <w:rFonts w:ascii="Wingdings" w:hAnsi="Wingdings" w:hint="default"/>
        <w:color w:val="F49B00" w:themeColor="accent2" w:themeShade="BF"/>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DA83C07"/>
    <w:multiLevelType w:val="multilevel"/>
    <w:tmpl w:val="3CA4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71FC2"/>
    <w:multiLevelType w:val="hybridMultilevel"/>
    <w:tmpl w:val="62826ACE"/>
    <w:lvl w:ilvl="0" w:tplc="A2F0588C">
      <w:start w:val="1"/>
      <w:numFmt w:val="bullet"/>
      <w:lvlText w:val=""/>
      <w:lvlJc w:val="righ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233A7E"/>
    <w:multiLevelType w:val="hybridMultilevel"/>
    <w:tmpl w:val="5A888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1D85FA6"/>
    <w:multiLevelType w:val="hybridMultilevel"/>
    <w:tmpl w:val="7BDE83D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7090558"/>
    <w:multiLevelType w:val="hybridMultilevel"/>
    <w:tmpl w:val="71F2D588"/>
    <w:lvl w:ilvl="0" w:tplc="A2F0588C">
      <w:start w:val="1"/>
      <w:numFmt w:val="bullet"/>
      <w:lvlText w:val=""/>
      <w:lvlJc w:val="righ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2" w15:restartNumberingAfterBreak="0">
    <w:nsid w:val="3CD5673A"/>
    <w:multiLevelType w:val="hybridMultilevel"/>
    <w:tmpl w:val="BE08C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663B6E"/>
    <w:multiLevelType w:val="hybridMultilevel"/>
    <w:tmpl w:val="67047CB6"/>
    <w:lvl w:ilvl="0" w:tplc="F8009A6C">
      <w:start w:val="1"/>
      <w:numFmt w:val="bullet"/>
      <w:lvlText w:val=""/>
      <w:lvlJc w:val="left"/>
      <w:pPr>
        <w:tabs>
          <w:tab w:val="num" w:pos="720"/>
        </w:tabs>
        <w:ind w:left="720" w:hanging="360"/>
      </w:pPr>
      <w:rPr>
        <w:rFonts w:ascii="Wingdings" w:hAnsi="Wingdings" w:hint="default"/>
      </w:rPr>
    </w:lvl>
    <w:lvl w:ilvl="1" w:tplc="AC1AD76C" w:tentative="1">
      <w:start w:val="1"/>
      <w:numFmt w:val="bullet"/>
      <w:lvlText w:val=""/>
      <w:lvlJc w:val="left"/>
      <w:pPr>
        <w:tabs>
          <w:tab w:val="num" w:pos="1440"/>
        </w:tabs>
        <w:ind w:left="1440" w:hanging="360"/>
      </w:pPr>
      <w:rPr>
        <w:rFonts w:ascii="Wingdings" w:hAnsi="Wingdings" w:hint="default"/>
      </w:rPr>
    </w:lvl>
    <w:lvl w:ilvl="2" w:tplc="FD20463E" w:tentative="1">
      <w:start w:val="1"/>
      <w:numFmt w:val="bullet"/>
      <w:lvlText w:val=""/>
      <w:lvlJc w:val="left"/>
      <w:pPr>
        <w:tabs>
          <w:tab w:val="num" w:pos="2160"/>
        </w:tabs>
        <w:ind w:left="2160" w:hanging="360"/>
      </w:pPr>
      <w:rPr>
        <w:rFonts w:ascii="Wingdings" w:hAnsi="Wingdings" w:hint="default"/>
      </w:rPr>
    </w:lvl>
    <w:lvl w:ilvl="3" w:tplc="138C291A" w:tentative="1">
      <w:start w:val="1"/>
      <w:numFmt w:val="bullet"/>
      <w:lvlText w:val=""/>
      <w:lvlJc w:val="left"/>
      <w:pPr>
        <w:tabs>
          <w:tab w:val="num" w:pos="2880"/>
        </w:tabs>
        <w:ind w:left="2880" w:hanging="360"/>
      </w:pPr>
      <w:rPr>
        <w:rFonts w:ascii="Wingdings" w:hAnsi="Wingdings" w:hint="default"/>
      </w:rPr>
    </w:lvl>
    <w:lvl w:ilvl="4" w:tplc="21066020" w:tentative="1">
      <w:start w:val="1"/>
      <w:numFmt w:val="bullet"/>
      <w:lvlText w:val=""/>
      <w:lvlJc w:val="left"/>
      <w:pPr>
        <w:tabs>
          <w:tab w:val="num" w:pos="3600"/>
        </w:tabs>
        <w:ind w:left="3600" w:hanging="360"/>
      </w:pPr>
      <w:rPr>
        <w:rFonts w:ascii="Wingdings" w:hAnsi="Wingdings" w:hint="default"/>
      </w:rPr>
    </w:lvl>
    <w:lvl w:ilvl="5" w:tplc="32C8AC4A" w:tentative="1">
      <w:start w:val="1"/>
      <w:numFmt w:val="bullet"/>
      <w:lvlText w:val=""/>
      <w:lvlJc w:val="left"/>
      <w:pPr>
        <w:tabs>
          <w:tab w:val="num" w:pos="4320"/>
        </w:tabs>
        <w:ind w:left="4320" w:hanging="360"/>
      </w:pPr>
      <w:rPr>
        <w:rFonts w:ascii="Wingdings" w:hAnsi="Wingdings" w:hint="default"/>
      </w:rPr>
    </w:lvl>
    <w:lvl w:ilvl="6" w:tplc="2B5CBFBA" w:tentative="1">
      <w:start w:val="1"/>
      <w:numFmt w:val="bullet"/>
      <w:lvlText w:val=""/>
      <w:lvlJc w:val="left"/>
      <w:pPr>
        <w:tabs>
          <w:tab w:val="num" w:pos="5040"/>
        </w:tabs>
        <w:ind w:left="5040" w:hanging="360"/>
      </w:pPr>
      <w:rPr>
        <w:rFonts w:ascii="Wingdings" w:hAnsi="Wingdings" w:hint="default"/>
      </w:rPr>
    </w:lvl>
    <w:lvl w:ilvl="7" w:tplc="F5EE5008" w:tentative="1">
      <w:start w:val="1"/>
      <w:numFmt w:val="bullet"/>
      <w:lvlText w:val=""/>
      <w:lvlJc w:val="left"/>
      <w:pPr>
        <w:tabs>
          <w:tab w:val="num" w:pos="5760"/>
        </w:tabs>
        <w:ind w:left="5760" w:hanging="360"/>
      </w:pPr>
      <w:rPr>
        <w:rFonts w:ascii="Wingdings" w:hAnsi="Wingdings" w:hint="default"/>
      </w:rPr>
    </w:lvl>
    <w:lvl w:ilvl="8" w:tplc="9EF8178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E4C1A83"/>
    <w:multiLevelType w:val="hybridMultilevel"/>
    <w:tmpl w:val="8CCC09F2"/>
    <w:lvl w:ilvl="0" w:tplc="FFFFFFFF">
      <w:start w:val="1"/>
      <w:numFmt w:val="lowerLetter"/>
      <w:lvlText w:val="%1)"/>
      <w:lvlJc w:val="left"/>
      <w:pPr>
        <w:tabs>
          <w:tab w:val="num" w:pos="1080"/>
        </w:tabs>
        <w:ind w:left="1080" w:hanging="360"/>
      </w:pPr>
      <w:rPr>
        <w:rFonts w:cs="Times New Roman"/>
      </w:rPr>
    </w:lvl>
    <w:lvl w:ilvl="1" w:tplc="04090019">
      <w:start w:val="1"/>
      <w:numFmt w:val="decimal"/>
      <w:lvlText w:val="%2."/>
      <w:lvlJc w:val="left"/>
      <w:pPr>
        <w:tabs>
          <w:tab w:val="num" w:pos="1800"/>
        </w:tabs>
        <w:ind w:left="1800" w:hanging="360"/>
      </w:pPr>
      <w:rPr>
        <w:rFonts w:cs="Times New Roman"/>
      </w:rPr>
    </w:lvl>
    <w:lvl w:ilvl="2" w:tplc="0409001B">
      <w:start w:val="1"/>
      <w:numFmt w:val="decimal"/>
      <w:lvlText w:val="%3."/>
      <w:lvlJc w:val="left"/>
      <w:pPr>
        <w:tabs>
          <w:tab w:val="num" w:pos="2520"/>
        </w:tabs>
        <w:ind w:left="2520" w:hanging="36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decimal"/>
      <w:lvlText w:val="%5."/>
      <w:lvlJc w:val="left"/>
      <w:pPr>
        <w:tabs>
          <w:tab w:val="num" w:pos="3960"/>
        </w:tabs>
        <w:ind w:left="3960" w:hanging="360"/>
      </w:pPr>
      <w:rPr>
        <w:rFonts w:cs="Times New Roman"/>
      </w:rPr>
    </w:lvl>
    <w:lvl w:ilvl="5" w:tplc="0409001B">
      <w:start w:val="1"/>
      <w:numFmt w:val="decimal"/>
      <w:lvlText w:val="%6."/>
      <w:lvlJc w:val="left"/>
      <w:pPr>
        <w:tabs>
          <w:tab w:val="num" w:pos="4680"/>
        </w:tabs>
        <w:ind w:left="4680" w:hanging="36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decimal"/>
      <w:lvlText w:val="%8."/>
      <w:lvlJc w:val="left"/>
      <w:pPr>
        <w:tabs>
          <w:tab w:val="num" w:pos="6120"/>
        </w:tabs>
        <w:ind w:left="6120" w:hanging="360"/>
      </w:pPr>
      <w:rPr>
        <w:rFonts w:cs="Times New Roman"/>
      </w:rPr>
    </w:lvl>
    <w:lvl w:ilvl="8" w:tplc="0409001B">
      <w:start w:val="1"/>
      <w:numFmt w:val="decimal"/>
      <w:lvlText w:val="%9."/>
      <w:lvlJc w:val="left"/>
      <w:pPr>
        <w:tabs>
          <w:tab w:val="num" w:pos="6840"/>
        </w:tabs>
        <w:ind w:left="6840" w:hanging="360"/>
      </w:pPr>
      <w:rPr>
        <w:rFonts w:cs="Times New Roman"/>
      </w:rPr>
    </w:lvl>
  </w:abstractNum>
  <w:abstractNum w:abstractNumId="25" w15:restartNumberingAfterBreak="0">
    <w:nsid w:val="3F54411D"/>
    <w:multiLevelType w:val="hybridMultilevel"/>
    <w:tmpl w:val="881E59C6"/>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07FD5"/>
    <w:multiLevelType w:val="hybridMultilevel"/>
    <w:tmpl w:val="CE18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954C07"/>
    <w:multiLevelType w:val="hybridMultilevel"/>
    <w:tmpl w:val="632C2EC6"/>
    <w:lvl w:ilvl="0" w:tplc="A2F0588C">
      <w:start w:val="1"/>
      <w:numFmt w:val="bullet"/>
      <w:lvlText w:val=""/>
      <w:lvlJc w:val="righ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8" w15:restartNumberingAfterBreak="0">
    <w:nsid w:val="4D77085D"/>
    <w:multiLevelType w:val="hybridMultilevel"/>
    <w:tmpl w:val="0E005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35249E3"/>
    <w:multiLevelType w:val="hybridMultilevel"/>
    <w:tmpl w:val="90A8F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864FFE"/>
    <w:multiLevelType w:val="hybridMultilevel"/>
    <w:tmpl w:val="CD0251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086774"/>
    <w:multiLevelType w:val="multilevel"/>
    <w:tmpl w:val="2C78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AF1EB6"/>
    <w:multiLevelType w:val="hybridMultilevel"/>
    <w:tmpl w:val="5404ADC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A3D5B75"/>
    <w:multiLevelType w:val="hybridMultilevel"/>
    <w:tmpl w:val="9C9CA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30"/>
  </w:num>
  <w:num w:numId="5">
    <w:abstractNumId w:val="5"/>
  </w:num>
  <w:num w:numId="6">
    <w:abstractNumId w:val="6"/>
  </w:num>
  <w:num w:numId="7">
    <w:abstractNumId w:val="20"/>
  </w:num>
  <w:num w:numId="8">
    <w:abstractNumId w:val="29"/>
  </w:num>
  <w:num w:numId="9">
    <w:abstractNumId w:val="7"/>
  </w:num>
  <w:num w:numId="10">
    <w:abstractNumId w:val="0"/>
    <w:lvlOverride w:ilvl="0">
      <w:lvl w:ilvl="0">
        <w:start w:val="1"/>
        <w:numFmt w:val="lowerRoman"/>
        <w:pStyle w:val="i"/>
        <w:lvlText w:val="%1."/>
        <w:lvlJc w:val="left"/>
        <w:pPr>
          <w:tabs>
            <w:tab w:val="num" w:pos="720"/>
          </w:tabs>
          <w:ind w:left="720" w:hanging="720"/>
        </w:pPr>
        <w:rPr>
          <w:rFonts w:ascii="Times New Roman" w:hAnsi="Times New Roman" w:hint="default"/>
          <w:b w:val="0"/>
          <w:i w:val="0"/>
          <w:caps w:val="0"/>
          <w:strike w:val="0"/>
          <w:dstrike w:val="0"/>
          <w:outline w:val="0"/>
          <w:shadow w:val="0"/>
          <w:emboss w:val="0"/>
          <w:imprint w:val="0"/>
          <w:vanish w:val="0"/>
          <w:sz w:val="24"/>
          <w:vertAlign w:val="baseline"/>
        </w:rPr>
      </w:lvl>
    </w:lvlOverride>
  </w:num>
  <w:num w:numId="11">
    <w:abstractNumId w:val="1"/>
    <w:lvlOverride w:ilvl="0">
      <w:startOverride w:val="1"/>
      <w:lvl w:ilvl="0">
        <w:start w:val="1"/>
        <w:numFmt w:val="decimal"/>
        <w:pStyle w:val="Level1"/>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12">
    <w:abstractNumId w:val="32"/>
  </w:num>
  <w:num w:numId="13">
    <w:abstractNumId w:val="3"/>
  </w:num>
  <w:num w:numId="14">
    <w:abstractNumId w:val="31"/>
  </w:num>
  <w:num w:numId="15">
    <w:abstractNumId w:val="23"/>
  </w:num>
  <w:num w:numId="16">
    <w:abstractNumId w:val="17"/>
  </w:num>
  <w:num w:numId="17">
    <w:abstractNumId w:val="10"/>
  </w:num>
  <w:num w:numId="18">
    <w:abstractNumId w:val="8"/>
  </w:num>
  <w:num w:numId="19">
    <w:abstractNumId w:val="24"/>
  </w:num>
  <w:num w:numId="20">
    <w:abstractNumId w:val="19"/>
  </w:num>
  <w:num w:numId="21">
    <w:abstractNumId w:val="15"/>
  </w:num>
  <w:num w:numId="22">
    <w:abstractNumId w:val="9"/>
  </w:num>
  <w:num w:numId="23">
    <w:abstractNumId w:val="18"/>
  </w:num>
  <w:num w:numId="24">
    <w:abstractNumId w:val="28"/>
  </w:num>
  <w:num w:numId="25">
    <w:abstractNumId w:val="2"/>
  </w:num>
  <w:num w:numId="26">
    <w:abstractNumId w:val="22"/>
  </w:num>
  <w:num w:numId="27">
    <w:abstractNumId w:val="26"/>
  </w:num>
  <w:num w:numId="28">
    <w:abstractNumId w:val="11"/>
  </w:num>
  <w:num w:numId="29">
    <w:abstractNumId w:val="25"/>
  </w:num>
  <w:num w:numId="30">
    <w:abstractNumId w:val="27"/>
  </w:num>
  <w:num w:numId="31">
    <w:abstractNumId w:val="21"/>
  </w:num>
  <w:num w:numId="32">
    <w:abstractNumId w:val="4"/>
  </w:num>
  <w:num w:numId="33">
    <w:abstractNumId w:val="13"/>
  </w:num>
  <w:num w:numId="34">
    <w:abstractNumId w:val="14"/>
  </w:num>
  <w:num w:numId="35">
    <w:abstractNumId w:val="33"/>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ter Akrill">
    <w15:presenceInfo w15:providerId="None" w15:userId="Peter Akri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49"/>
    <w:rsid w:val="0000307B"/>
    <w:rsid w:val="0000365B"/>
    <w:rsid w:val="00012CC1"/>
    <w:rsid w:val="0001433F"/>
    <w:rsid w:val="00014EA8"/>
    <w:rsid w:val="00020828"/>
    <w:rsid w:val="000264D9"/>
    <w:rsid w:val="00032D35"/>
    <w:rsid w:val="000377FA"/>
    <w:rsid w:val="00047B49"/>
    <w:rsid w:val="00060185"/>
    <w:rsid w:val="00074210"/>
    <w:rsid w:val="000802DE"/>
    <w:rsid w:val="00081D54"/>
    <w:rsid w:val="000A0A4D"/>
    <w:rsid w:val="000A1A48"/>
    <w:rsid w:val="000B09FE"/>
    <w:rsid w:val="000C79B2"/>
    <w:rsid w:val="000D1C5B"/>
    <w:rsid w:val="000E0DC0"/>
    <w:rsid w:val="000F66B9"/>
    <w:rsid w:val="0010632A"/>
    <w:rsid w:val="00112FA5"/>
    <w:rsid w:val="00123D84"/>
    <w:rsid w:val="001279AF"/>
    <w:rsid w:val="00130E67"/>
    <w:rsid w:val="001310FC"/>
    <w:rsid w:val="00135649"/>
    <w:rsid w:val="00135857"/>
    <w:rsid w:val="00135C8B"/>
    <w:rsid w:val="001479E5"/>
    <w:rsid w:val="0015349B"/>
    <w:rsid w:val="00154A7E"/>
    <w:rsid w:val="0015682D"/>
    <w:rsid w:val="00156BE1"/>
    <w:rsid w:val="00156DA5"/>
    <w:rsid w:val="00160A10"/>
    <w:rsid w:val="00174C51"/>
    <w:rsid w:val="00176791"/>
    <w:rsid w:val="00177A9B"/>
    <w:rsid w:val="00181095"/>
    <w:rsid w:val="0018193F"/>
    <w:rsid w:val="0018589D"/>
    <w:rsid w:val="00187CFA"/>
    <w:rsid w:val="0019043F"/>
    <w:rsid w:val="001965BB"/>
    <w:rsid w:val="001A27BC"/>
    <w:rsid w:val="001A3449"/>
    <w:rsid w:val="001B1A4A"/>
    <w:rsid w:val="001B385F"/>
    <w:rsid w:val="001C1728"/>
    <w:rsid w:val="001D10F3"/>
    <w:rsid w:val="001F24CA"/>
    <w:rsid w:val="001F3E37"/>
    <w:rsid w:val="00200521"/>
    <w:rsid w:val="00216D47"/>
    <w:rsid w:val="00217BB4"/>
    <w:rsid w:val="00231569"/>
    <w:rsid w:val="00236167"/>
    <w:rsid w:val="00243070"/>
    <w:rsid w:val="002447DE"/>
    <w:rsid w:val="0025403E"/>
    <w:rsid w:val="00255667"/>
    <w:rsid w:val="0025631C"/>
    <w:rsid w:val="00257C8A"/>
    <w:rsid w:val="002608EA"/>
    <w:rsid w:val="00267E9C"/>
    <w:rsid w:val="00270DF0"/>
    <w:rsid w:val="0028373F"/>
    <w:rsid w:val="002A1420"/>
    <w:rsid w:val="002A3EC3"/>
    <w:rsid w:val="002B0904"/>
    <w:rsid w:val="002C1C9A"/>
    <w:rsid w:val="002C3A13"/>
    <w:rsid w:val="002D281F"/>
    <w:rsid w:val="002F352E"/>
    <w:rsid w:val="002F35EE"/>
    <w:rsid w:val="002F5821"/>
    <w:rsid w:val="002F7C8E"/>
    <w:rsid w:val="00303724"/>
    <w:rsid w:val="00304353"/>
    <w:rsid w:val="0031029C"/>
    <w:rsid w:val="00333150"/>
    <w:rsid w:val="00344ED7"/>
    <w:rsid w:val="0035033C"/>
    <w:rsid w:val="003560ED"/>
    <w:rsid w:val="00362927"/>
    <w:rsid w:val="003668FC"/>
    <w:rsid w:val="00373964"/>
    <w:rsid w:val="00373E86"/>
    <w:rsid w:val="003808E8"/>
    <w:rsid w:val="00381A48"/>
    <w:rsid w:val="003869B6"/>
    <w:rsid w:val="00391152"/>
    <w:rsid w:val="003960B9"/>
    <w:rsid w:val="003973E1"/>
    <w:rsid w:val="003A2924"/>
    <w:rsid w:val="003B5D59"/>
    <w:rsid w:val="003B662F"/>
    <w:rsid w:val="003C383E"/>
    <w:rsid w:val="003D00CC"/>
    <w:rsid w:val="003D7436"/>
    <w:rsid w:val="003D7562"/>
    <w:rsid w:val="003E65B4"/>
    <w:rsid w:val="003F23EE"/>
    <w:rsid w:val="003F2939"/>
    <w:rsid w:val="003F6EC8"/>
    <w:rsid w:val="00404619"/>
    <w:rsid w:val="00406795"/>
    <w:rsid w:val="00410010"/>
    <w:rsid w:val="00410F84"/>
    <w:rsid w:val="00411D94"/>
    <w:rsid w:val="00415280"/>
    <w:rsid w:val="00415B9E"/>
    <w:rsid w:val="00421D08"/>
    <w:rsid w:val="00423548"/>
    <w:rsid w:val="00423EBA"/>
    <w:rsid w:val="00425197"/>
    <w:rsid w:val="004347D0"/>
    <w:rsid w:val="00435C08"/>
    <w:rsid w:val="00436B72"/>
    <w:rsid w:val="00440013"/>
    <w:rsid w:val="004464A6"/>
    <w:rsid w:val="00455B54"/>
    <w:rsid w:val="00455BE2"/>
    <w:rsid w:val="00456A77"/>
    <w:rsid w:val="00466BA8"/>
    <w:rsid w:val="00467517"/>
    <w:rsid w:val="0048739F"/>
    <w:rsid w:val="0049703A"/>
    <w:rsid w:val="004A0C3C"/>
    <w:rsid w:val="004B1340"/>
    <w:rsid w:val="004C5328"/>
    <w:rsid w:val="004D630C"/>
    <w:rsid w:val="004D706B"/>
    <w:rsid w:val="004E673C"/>
    <w:rsid w:val="004F3331"/>
    <w:rsid w:val="004F7A41"/>
    <w:rsid w:val="00507C5E"/>
    <w:rsid w:val="00511192"/>
    <w:rsid w:val="00515EDB"/>
    <w:rsid w:val="005235C2"/>
    <w:rsid w:val="005245AC"/>
    <w:rsid w:val="00531585"/>
    <w:rsid w:val="00537F60"/>
    <w:rsid w:val="005408D0"/>
    <w:rsid w:val="00550A9D"/>
    <w:rsid w:val="0057259B"/>
    <w:rsid w:val="00576D09"/>
    <w:rsid w:val="0058371D"/>
    <w:rsid w:val="00590BD6"/>
    <w:rsid w:val="005A1854"/>
    <w:rsid w:val="005A575D"/>
    <w:rsid w:val="005A69A7"/>
    <w:rsid w:val="005B0B3A"/>
    <w:rsid w:val="005B5F83"/>
    <w:rsid w:val="005B6CF3"/>
    <w:rsid w:val="005B73E6"/>
    <w:rsid w:val="005C1EAD"/>
    <w:rsid w:val="005C425D"/>
    <w:rsid w:val="005D135B"/>
    <w:rsid w:val="005D6BCF"/>
    <w:rsid w:val="005E610B"/>
    <w:rsid w:val="005F4728"/>
    <w:rsid w:val="005F6BFE"/>
    <w:rsid w:val="00602ED6"/>
    <w:rsid w:val="00607000"/>
    <w:rsid w:val="00612AB7"/>
    <w:rsid w:val="006157F3"/>
    <w:rsid w:val="0061702F"/>
    <w:rsid w:val="00624FD5"/>
    <w:rsid w:val="00625C90"/>
    <w:rsid w:val="006511EC"/>
    <w:rsid w:val="00651C21"/>
    <w:rsid w:val="006837DF"/>
    <w:rsid w:val="006951BE"/>
    <w:rsid w:val="00697293"/>
    <w:rsid w:val="006A7798"/>
    <w:rsid w:val="006B5212"/>
    <w:rsid w:val="006B711C"/>
    <w:rsid w:val="006C177D"/>
    <w:rsid w:val="006C27C8"/>
    <w:rsid w:val="006D352D"/>
    <w:rsid w:val="006E0C82"/>
    <w:rsid w:val="006E5B94"/>
    <w:rsid w:val="006E679A"/>
    <w:rsid w:val="006F5489"/>
    <w:rsid w:val="006F675D"/>
    <w:rsid w:val="006F7747"/>
    <w:rsid w:val="00703BD4"/>
    <w:rsid w:val="0071154B"/>
    <w:rsid w:val="007220AC"/>
    <w:rsid w:val="00724259"/>
    <w:rsid w:val="00726DB1"/>
    <w:rsid w:val="00726EB7"/>
    <w:rsid w:val="0073398F"/>
    <w:rsid w:val="00747B82"/>
    <w:rsid w:val="00754D44"/>
    <w:rsid w:val="00761BEA"/>
    <w:rsid w:val="007750DA"/>
    <w:rsid w:val="007764B0"/>
    <w:rsid w:val="007778C2"/>
    <w:rsid w:val="00784B0F"/>
    <w:rsid w:val="00787795"/>
    <w:rsid w:val="007955C6"/>
    <w:rsid w:val="007961DA"/>
    <w:rsid w:val="00796438"/>
    <w:rsid w:val="0079674B"/>
    <w:rsid w:val="00797DAA"/>
    <w:rsid w:val="007A0C0A"/>
    <w:rsid w:val="007A14EA"/>
    <w:rsid w:val="007A38F3"/>
    <w:rsid w:val="007A629D"/>
    <w:rsid w:val="007B107B"/>
    <w:rsid w:val="007B182D"/>
    <w:rsid w:val="007B30D7"/>
    <w:rsid w:val="007D09D2"/>
    <w:rsid w:val="007D3E36"/>
    <w:rsid w:val="007D6BE0"/>
    <w:rsid w:val="007D7B09"/>
    <w:rsid w:val="007E6504"/>
    <w:rsid w:val="00812487"/>
    <w:rsid w:val="00827D66"/>
    <w:rsid w:val="008509F6"/>
    <w:rsid w:val="00857AB7"/>
    <w:rsid w:val="00857E91"/>
    <w:rsid w:val="00860696"/>
    <w:rsid w:val="00862983"/>
    <w:rsid w:val="008708C0"/>
    <w:rsid w:val="00880CA5"/>
    <w:rsid w:val="00882756"/>
    <w:rsid w:val="00882B84"/>
    <w:rsid w:val="008B0418"/>
    <w:rsid w:val="008B20FB"/>
    <w:rsid w:val="008B3A59"/>
    <w:rsid w:val="008B52CE"/>
    <w:rsid w:val="008C6B0C"/>
    <w:rsid w:val="008C7B74"/>
    <w:rsid w:val="008D21A6"/>
    <w:rsid w:val="008D3361"/>
    <w:rsid w:val="008E0459"/>
    <w:rsid w:val="008E0E49"/>
    <w:rsid w:val="008E0EF9"/>
    <w:rsid w:val="008E4BFD"/>
    <w:rsid w:val="008F0C67"/>
    <w:rsid w:val="008F7974"/>
    <w:rsid w:val="00900146"/>
    <w:rsid w:val="0090040D"/>
    <w:rsid w:val="00903A3F"/>
    <w:rsid w:val="00914508"/>
    <w:rsid w:val="009212D4"/>
    <w:rsid w:val="00931773"/>
    <w:rsid w:val="009402F5"/>
    <w:rsid w:val="009410B8"/>
    <w:rsid w:val="0095188E"/>
    <w:rsid w:val="00952EB2"/>
    <w:rsid w:val="00955D45"/>
    <w:rsid w:val="009578AE"/>
    <w:rsid w:val="0097106E"/>
    <w:rsid w:val="0097143A"/>
    <w:rsid w:val="009719A7"/>
    <w:rsid w:val="00984639"/>
    <w:rsid w:val="00984B37"/>
    <w:rsid w:val="00990672"/>
    <w:rsid w:val="00996490"/>
    <w:rsid w:val="009A345C"/>
    <w:rsid w:val="009B01D7"/>
    <w:rsid w:val="009B3C54"/>
    <w:rsid w:val="009B5654"/>
    <w:rsid w:val="009C2997"/>
    <w:rsid w:val="009C4F47"/>
    <w:rsid w:val="009C7FAF"/>
    <w:rsid w:val="009D2BBF"/>
    <w:rsid w:val="009E257C"/>
    <w:rsid w:val="009E2B56"/>
    <w:rsid w:val="009E5D5A"/>
    <w:rsid w:val="009E6765"/>
    <w:rsid w:val="009F6525"/>
    <w:rsid w:val="009F72E8"/>
    <w:rsid w:val="00A00E94"/>
    <w:rsid w:val="00A0447E"/>
    <w:rsid w:val="00A15CFF"/>
    <w:rsid w:val="00A17855"/>
    <w:rsid w:val="00A17A67"/>
    <w:rsid w:val="00A209D4"/>
    <w:rsid w:val="00A30353"/>
    <w:rsid w:val="00A3586A"/>
    <w:rsid w:val="00A54C6D"/>
    <w:rsid w:val="00A556A8"/>
    <w:rsid w:val="00A60898"/>
    <w:rsid w:val="00A65E5C"/>
    <w:rsid w:val="00A672AC"/>
    <w:rsid w:val="00A764AF"/>
    <w:rsid w:val="00A8377B"/>
    <w:rsid w:val="00A85B74"/>
    <w:rsid w:val="00A91F32"/>
    <w:rsid w:val="00A9456A"/>
    <w:rsid w:val="00A94E64"/>
    <w:rsid w:val="00A95957"/>
    <w:rsid w:val="00A97F8F"/>
    <w:rsid w:val="00AA1210"/>
    <w:rsid w:val="00AA17B8"/>
    <w:rsid w:val="00AA47FB"/>
    <w:rsid w:val="00AA4C9F"/>
    <w:rsid w:val="00AB21FF"/>
    <w:rsid w:val="00AB29CA"/>
    <w:rsid w:val="00AB4CC9"/>
    <w:rsid w:val="00AC0268"/>
    <w:rsid w:val="00AC029F"/>
    <w:rsid w:val="00AC09F3"/>
    <w:rsid w:val="00AC1ADD"/>
    <w:rsid w:val="00AC2BC7"/>
    <w:rsid w:val="00AC3C98"/>
    <w:rsid w:val="00AD23B0"/>
    <w:rsid w:val="00AD6700"/>
    <w:rsid w:val="00AF220D"/>
    <w:rsid w:val="00AF5FCE"/>
    <w:rsid w:val="00AF606E"/>
    <w:rsid w:val="00AF78A8"/>
    <w:rsid w:val="00B06862"/>
    <w:rsid w:val="00B11362"/>
    <w:rsid w:val="00B14D1F"/>
    <w:rsid w:val="00B252DA"/>
    <w:rsid w:val="00B25876"/>
    <w:rsid w:val="00B35E3D"/>
    <w:rsid w:val="00B360DA"/>
    <w:rsid w:val="00B45A81"/>
    <w:rsid w:val="00B47105"/>
    <w:rsid w:val="00B51DB2"/>
    <w:rsid w:val="00B5501F"/>
    <w:rsid w:val="00B577F1"/>
    <w:rsid w:val="00B6066C"/>
    <w:rsid w:val="00B63884"/>
    <w:rsid w:val="00B63C0C"/>
    <w:rsid w:val="00B66192"/>
    <w:rsid w:val="00B72987"/>
    <w:rsid w:val="00B80434"/>
    <w:rsid w:val="00B85B2A"/>
    <w:rsid w:val="00B8725B"/>
    <w:rsid w:val="00B90D5B"/>
    <w:rsid w:val="00B94D05"/>
    <w:rsid w:val="00B96A5C"/>
    <w:rsid w:val="00B979F0"/>
    <w:rsid w:val="00BA5136"/>
    <w:rsid w:val="00BC44DF"/>
    <w:rsid w:val="00BC733A"/>
    <w:rsid w:val="00BC753D"/>
    <w:rsid w:val="00BC779B"/>
    <w:rsid w:val="00BD1129"/>
    <w:rsid w:val="00BD306A"/>
    <w:rsid w:val="00BD34D2"/>
    <w:rsid w:val="00BE0F24"/>
    <w:rsid w:val="00BE1B45"/>
    <w:rsid w:val="00BF1E43"/>
    <w:rsid w:val="00C05A58"/>
    <w:rsid w:val="00C1274C"/>
    <w:rsid w:val="00C20F16"/>
    <w:rsid w:val="00C22EFF"/>
    <w:rsid w:val="00C310D7"/>
    <w:rsid w:val="00C3508E"/>
    <w:rsid w:val="00C41057"/>
    <w:rsid w:val="00C44D4F"/>
    <w:rsid w:val="00C514C1"/>
    <w:rsid w:val="00C53F80"/>
    <w:rsid w:val="00C65D76"/>
    <w:rsid w:val="00C80183"/>
    <w:rsid w:val="00C864FA"/>
    <w:rsid w:val="00C86EC5"/>
    <w:rsid w:val="00C915AF"/>
    <w:rsid w:val="00C92C17"/>
    <w:rsid w:val="00C937E8"/>
    <w:rsid w:val="00C94913"/>
    <w:rsid w:val="00CA177C"/>
    <w:rsid w:val="00CA65EE"/>
    <w:rsid w:val="00CA6E28"/>
    <w:rsid w:val="00CB0A5E"/>
    <w:rsid w:val="00CC15B1"/>
    <w:rsid w:val="00CC35C7"/>
    <w:rsid w:val="00CC45D4"/>
    <w:rsid w:val="00CC46CF"/>
    <w:rsid w:val="00CD4123"/>
    <w:rsid w:val="00CF3FA8"/>
    <w:rsid w:val="00CF58D0"/>
    <w:rsid w:val="00D13D05"/>
    <w:rsid w:val="00D25D04"/>
    <w:rsid w:val="00D3006E"/>
    <w:rsid w:val="00D3625B"/>
    <w:rsid w:val="00D44437"/>
    <w:rsid w:val="00D57EA5"/>
    <w:rsid w:val="00D66C1F"/>
    <w:rsid w:val="00D7158B"/>
    <w:rsid w:val="00D735BF"/>
    <w:rsid w:val="00D802AF"/>
    <w:rsid w:val="00D827BF"/>
    <w:rsid w:val="00D83358"/>
    <w:rsid w:val="00D84743"/>
    <w:rsid w:val="00D87827"/>
    <w:rsid w:val="00D92411"/>
    <w:rsid w:val="00DA0AAB"/>
    <w:rsid w:val="00DB302A"/>
    <w:rsid w:val="00DC2EEC"/>
    <w:rsid w:val="00DC4CA5"/>
    <w:rsid w:val="00DC64D5"/>
    <w:rsid w:val="00DD4146"/>
    <w:rsid w:val="00DD6AA8"/>
    <w:rsid w:val="00DE3BCA"/>
    <w:rsid w:val="00DE50EF"/>
    <w:rsid w:val="00DE6A11"/>
    <w:rsid w:val="00DE739D"/>
    <w:rsid w:val="00DE74AE"/>
    <w:rsid w:val="00E0107C"/>
    <w:rsid w:val="00E030A7"/>
    <w:rsid w:val="00E032F4"/>
    <w:rsid w:val="00E11A04"/>
    <w:rsid w:val="00E11D1F"/>
    <w:rsid w:val="00E341EF"/>
    <w:rsid w:val="00E34F4E"/>
    <w:rsid w:val="00E46FA3"/>
    <w:rsid w:val="00E47681"/>
    <w:rsid w:val="00E542F0"/>
    <w:rsid w:val="00E54977"/>
    <w:rsid w:val="00E6131D"/>
    <w:rsid w:val="00E62FC0"/>
    <w:rsid w:val="00E63F03"/>
    <w:rsid w:val="00E7363E"/>
    <w:rsid w:val="00E75B19"/>
    <w:rsid w:val="00E75CAA"/>
    <w:rsid w:val="00E80A92"/>
    <w:rsid w:val="00E927F2"/>
    <w:rsid w:val="00E9689B"/>
    <w:rsid w:val="00E9719C"/>
    <w:rsid w:val="00EA0B42"/>
    <w:rsid w:val="00EA2A5A"/>
    <w:rsid w:val="00EB0BE9"/>
    <w:rsid w:val="00EB750E"/>
    <w:rsid w:val="00ED0307"/>
    <w:rsid w:val="00ED5ABD"/>
    <w:rsid w:val="00EE3795"/>
    <w:rsid w:val="00EE6E03"/>
    <w:rsid w:val="00EF1BB0"/>
    <w:rsid w:val="00F002FF"/>
    <w:rsid w:val="00F06815"/>
    <w:rsid w:val="00F07FAD"/>
    <w:rsid w:val="00F12ECB"/>
    <w:rsid w:val="00F30BF4"/>
    <w:rsid w:val="00F31FB1"/>
    <w:rsid w:val="00F3750C"/>
    <w:rsid w:val="00F40F39"/>
    <w:rsid w:val="00F418C4"/>
    <w:rsid w:val="00F50489"/>
    <w:rsid w:val="00F50E15"/>
    <w:rsid w:val="00F528CC"/>
    <w:rsid w:val="00F5421C"/>
    <w:rsid w:val="00F57AA7"/>
    <w:rsid w:val="00F62808"/>
    <w:rsid w:val="00F63181"/>
    <w:rsid w:val="00F6567F"/>
    <w:rsid w:val="00F678FC"/>
    <w:rsid w:val="00F71C6D"/>
    <w:rsid w:val="00F753BB"/>
    <w:rsid w:val="00F76BD8"/>
    <w:rsid w:val="00F859CE"/>
    <w:rsid w:val="00F9424D"/>
    <w:rsid w:val="00FA6E58"/>
    <w:rsid w:val="00FA708D"/>
    <w:rsid w:val="00FB6199"/>
    <w:rsid w:val="00FB67DD"/>
    <w:rsid w:val="00FC4641"/>
    <w:rsid w:val="00FE75F9"/>
    <w:rsid w:val="00FF3FAE"/>
    <w:rsid w:val="00FF7D2B"/>
    <w:rsid w:val="06FDB2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A9548"/>
  <w15:docId w15:val="{04BFCE0E-8D8F-48F3-9048-8AB28BF2C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0A4D"/>
    <w:pPr>
      <w:spacing w:after="120"/>
    </w:pPr>
    <w:rPr>
      <w:rFonts w:ascii="Trebuchet MS" w:hAnsi="Trebuchet MS"/>
    </w:rPr>
  </w:style>
  <w:style w:type="paragraph" w:styleId="Heading1">
    <w:name w:val="heading 1"/>
    <w:basedOn w:val="Normal"/>
    <w:next w:val="Normal"/>
    <w:link w:val="Heading1Char"/>
    <w:qFormat/>
    <w:rsid w:val="00D83358"/>
    <w:pPr>
      <w:keepNext/>
      <w:keepLines/>
      <w:pBdr>
        <w:top w:val="single" w:sz="4" w:space="1" w:color="auto"/>
        <w:left w:val="single" w:sz="4" w:space="4" w:color="auto"/>
        <w:bottom w:val="single" w:sz="4" w:space="1" w:color="auto"/>
        <w:right w:val="single" w:sz="4" w:space="4" w:color="auto"/>
      </w:pBdr>
      <w:shd w:val="clear" w:color="auto" w:fill="CC0000"/>
      <w:spacing w:line="240" w:lineRule="auto"/>
      <w:outlineLvl w:val="0"/>
    </w:pPr>
    <w:rPr>
      <w:rFonts w:eastAsiaTheme="majorEastAsia" w:cstheme="majorBidi"/>
      <w:b/>
      <w:bCs/>
      <w:color w:val="FFFFFF" w:themeColor="background1"/>
      <w:sz w:val="28"/>
      <w:szCs w:val="28"/>
    </w:rPr>
  </w:style>
  <w:style w:type="paragraph" w:styleId="Heading2">
    <w:name w:val="heading 2"/>
    <w:basedOn w:val="Normal"/>
    <w:next w:val="Normal"/>
    <w:link w:val="Heading2Char"/>
    <w:unhideWhenUsed/>
    <w:qFormat/>
    <w:rsid w:val="00E47681"/>
    <w:pPr>
      <w:keepNext/>
      <w:keepLines/>
      <w:pBdr>
        <w:top w:val="single" w:sz="4" w:space="0" w:color="auto"/>
        <w:left w:val="single" w:sz="4" w:space="4" w:color="auto"/>
        <w:bottom w:val="single" w:sz="4" w:space="1" w:color="auto"/>
        <w:right w:val="single" w:sz="4" w:space="4" w:color="auto"/>
      </w:pBdr>
      <w:shd w:val="clear" w:color="auto" w:fill="CC0000"/>
      <w:spacing w:before="200"/>
      <w:outlineLvl w:val="1"/>
      <w:pPrChange w:id="0" w:author="Peter Akrill" w:date="2015-08-11T12:51:00Z">
        <w:pPr>
          <w:keepNext/>
          <w:keepLines/>
          <w:pBdr>
            <w:top w:val="single" w:sz="4" w:space="0" w:color="auto"/>
            <w:left w:val="single" w:sz="4" w:space="4" w:color="auto"/>
            <w:bottom w:val="single" w:sz="4" w:space="1" w:color="auto"/>
            <w:right w:val="single" w:sz="4" w:space="4" w:color="auto"/>
          </w:pBdr>
          <w:shd w:val="clear" w:color="auto" w:fill="CC0000"/>
          <w:spacing w:before="200" w:line="276" w:lineRule="auto"/>
          <w:outlineLvl w:val="1"/>
        </w:pPr>
      </w:pPrChange>
    </w:pPr>
    <w:rPr>
      <w:rFonts w:eastAsiaTheme="majorEastAsia" w:cstheme="majorBidi"/>
      <w:b/>
      <w:bCs/>
      <w:color w:val="FFFFFF" w:themeColor="background1"/>
      <w:rPrChange w:id="0" w:author="Peter Akrill" w:date="2015-08-11T12:51:00Z">
        <w:rPr>
          <w:rFonts w:ascii="Trebuchet MS" w:eastAsiaTheme="majorEastAsia" w:hAnsi="Trebuchet MS" w:cstheme="majorBidi"/>
          <w:b/>
          <w:bCs/>
          <w:color w:val="FFFFFF" w:themeColor="background1"/>
          <w:sz w:val="22"/>
          <w:szCs w:val="22"/>
          <w:lang w:val="en-GB" w:eastAsia="en-US" w:bidi="ar-SA"/>
        </w:rPr>
      </w:rPrChange>
    </w:rPr>
  </w:style>
  <w:style w:type="paragraph" w:styleId="Heading3">
    <w:name w:val="heading 3"/>
    <w:basedOn w:val="Normal"/>
    <w:next w:val="Normal"/>
    <w:link w:val="Heading3Char"/>
    <w:unhideWhenUsed/>
    <w:qFormat/>
    <w:rsid w:val="00B96A5C"/>
    <w:pPr>
      <w:spacing w:line="240" w:lineRule="auto"/>
      <w:outlineLvl w:val="2"/>
    </w:pPr>
    <w:rPr>
      <w:b/>
      <w:sz w:val="28"/>
    </w:rPr>
  </w:style>
  <w:style w:type="paragraph" w:styleId="Heading4">
    <w:name w:val="heading 4"/>
    <w:basedOn w:val="Normal"/>
    <w:next w:val="Normal"/>
    <w:link w:val="Heading4Char"/>
    <w:unhideWhenUsed/>
    <w:qFormat/>
    <w:rsid w:val="004D706B"/>
    <w:pPr>
      <w:keepNext/>
      <w:keepLines/>
      <w:outlineLvl w:val="3"/>
    </w:pPr>
    <w:rPr>
      <w:rFonts w:eastAsiaTheme="majorEastAsia" w:cstheme="majorBidi"/>
      <w:b/>
      <w:bCs/>
      <w:iCs/>
      <w:smallCaps/>
      <w:sz w:val="28"/>
    </w:rPr>
  </w:style>
  <w:style w:type="paragraph" w:styleId="Heading5">
    <w:name w:val="heading 5"/>
    <w:basedOn w:val="Heading4"/>
    <w:next w:val="Normal"/>
    <w:link w:val="Heading5Char"/>
    <w:qFormat/>
    <w:rsid w:val="008E0EF9"/>
    <w:pPr>
      <w:outlineLvl w:val="4"/>
    </w:pPr>
    <w:rPr>
      <w:sz w:val="24"/>
    </w:rPr>
  </w:style>
  <w:style w:type="paragraph" w:styleId="Heading6">
    <w:name w:val="heading 6"/>
    <w:basedOn w:val="Normal"/>
    <w:next w:val="Normal"/>
    <w:link w:val="Heading6Char"/>
    <w:qFormat/>
    <w:rsid w:val="00625C90"/>
    <w:pPr>
      <w:keepNext/>
      <w:spacing w:after="0" w:line="240" w:lineRule="auto"/>
      <w:outlineLvl w:val="5"/>
    </w:pPr>
    <w:rPr>
      <w:rFonts w:ascii="Times New Roman" w:eastAsia="Times New Roman" w:hAnsi="Times New Roman" w:cs="Times New Roman"/>
      <w:b/>
      <w:bCs/>
      <w:i/>
      <w:iCs/>
      <w:sz w:val="24"/>
      <w:szCs w:val="24"/>
    </w:rPr>
  </w:style>
  <w:style w:type="paragraph" w:styleId="Heading7">
    <w:name w:val="heading 7"/>
    <w:basedOn w:val="Normal"/>
    <w:next w:val="Normal"/>
    <w:link w:val="Heading7Char"/>
    <w:qFormat/>
    <w:rsid w:val="00625C90"/>
    <w:pPr>
      <w:keepNext/>
      <w:spacing w:after="0" w:line="240" w:lineRule="auto"/>
      <w:outlineLvl w:val="6"/>
    </w:pPr>
    <w:rPr>
      <w:rFonts w:ascii="Times New Roman" w:eastAsia="Times New Roman" w:hAnsi="Times New Roman" w:cs="Times New Roman"/>
      <w:b/>
      <w:bCs/>
      <w:sz w:val="24"/>
      <w:szCs w:val="24"/>
      <w:lang w:val="x-none"/>
    </w:rPr>
  </w:style>
  <w:style w:type="paragraph" w:styleId="Heading8">
    <w:name w:val="heading 8"/>
    <w:basedOn w:val="Normal"/>
    <w:next w:val="Normal"/>
    <w:link w:val="Heading8Char"/>
    <w:qFormat/>
    <w:rsid w:val="00625C90"/>
    <w:pPr>
      <w:keepNext/>
      <w:spacing w:after="0" w:line="240" w:lineRule="auto"/>
      <w:outlineLvl w:val="7"/>
    </w:pPr>
    <w:rPr>
      <w:rFonts w:ascii="Times New Roman" w:eastAsia="Times New Roman" w:hAnsi="Times New Roman" w:cs="Times New Roman"/>
      <w:b/>
      <w:bCs/>
      <w:szCs w:val="24"/>
    </w:rPr>
  </w:style>
  <w:style w:type="paragraph" w:styleId="Heading9">
    <w:name w:val="heading 9"/>
    <w:basedOn w:val="Normal"/>
    <w:next w:val="Normal"/>
    <w:link w:val="Heading9Char"/>
    <w:qFormat/>
    <w:rsid w:val="00625C90"/>
    <w:pPr>
      <w:keepNext/>
      <w:spacing w:after="0" w:line="240" w:lineRule="auto"/>
      <w:jc w:val="both"/>
      <w:outlineLvl w:val="8"/>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3358"/>
    <w:rPr>
      <w:rFonts w:ascii="Trebuchet MS" w:eastAsiaTheme="majorEastAsia" w:hAnsi="Trebuchet MS" w:cstheme="majorBidi"/>
      <w:b/>
      <w:bCs/>
      <w:color w:val="FFFFFF" w:themeColor="background1"/>
      <w:sz w:val="28"/>
      <w:szCs w:val="28"/>
      <w:shd w:val="clear" w:color="auto" w:fill="CC0000"/>
    </w:rPr>
  </w:style>
  <w:style w:type="character" w:customStyle="1" w:styleId="Heading2Char">
    <w:name w:val="Heading 2 Char"/>
    <w:basedOn w:val="DefaultParagraphFont"/>
    <w:link w:val="Heading2"/>
    <w:rsid w:val="00E47681"/>
    <w:rPr>
      <w:rFonts w:ascii="Trebuchet MS" w:eastAsiaTheme="majorEastAsia" w:hAnsi="Trebuchet MS" w:cstheme="majorBidi"/>
      <w:b/>
      <w:bCs/>
      <w:color w:val="FFFFFF" w:themeColor="background1"/>
      <w:shd w:val="clear" w:color="auto" w:fill="CC0000"/>
    </w:rPr>
  </w:style>
  <w:style w:type="character" w:customStyle="1" w:styleId="Heading3Char">
    <w:name w:val="Heading 3 Char"/>
    <w:basedOn w:val="DefaultParagraphFont"/>
    <w:link w:val="Heading3"/>
    <w:rsid w:val="00B96A5C"/>
    <w:rPr>
      <w:rFonts w:ascii="Trebuchet MS" w:hAnsi="Trebuchet MS"/>
      <w:b/>
      <w:sz w:val="28"/>
    </w:rPr>
  </w:style>
  <w:style w:type="character" w:customStyle="1" w:styleId="Heading4Char">
    <w:name w:val="Heading 4 Char"/>
    <w:basedOn w:val="DefaultParagraphFont"/>
    <w:link w:val="Heading4"/>
    <w:rsid w:val="004D706B"/>
    <w:rPr>
      <w:rFonts w:ascii="Trebuchet MS" w:eastAsiaTheme="majorEastAsia" w:hAnsi="Trebuchet MS" w:cstheme="majorBidi"/>
      <w:b/>
      <w:bCs/>
      <w:iCs/>
      <w:smallCaps/>
      <w:sz w:val="28"/>
    </w:rPr>
  </w:style>
  <w:style w:type="paragraph" w:styleId="Title">
    <w:name w:val="Title"/>
    <w:basedOn w:val="Normal"/>
    <w:next w:val="Normal"/>
    <w:link w:val="TitleChar"/>
    <w:qFormat/>
    <w:rsid w:val="00C53F80"/>
    <w:rPr>
      <w:sz w:val="40"/>
      <w:szCs w:val="40"/>
    </w:rPr>
  </w:style>
  <w:style w:type="character" w:customStyle="1" w:styleId="TitleChar">
    <w:name w:val="Title Char"/>
    <w:basedOn w:val="DefaultParagraphFont"/>
    <w:link w:val="Title"/>
    <w:rsid w:val="00C53F80"/>
    <w:rPr>
      <w:rFonts w:ascii="Trebuchet MS" w:hAnsi="Trebuchet MS"/>
      <w:sz w:val="40"/>
      <w:szCs w:val="40"/>
    </w:rPr>
  </w:style>
  <w:style w:type="paragraph" w:styleId="Subtitle">
    <w:name w:val="Subtitle"/>
    <w:basedOn w:val="Normal"/>
    <w:next w:val="Normal"/>
    <w:link w:val="SubtitleChar"/>
    <w:uiPriority w:val="11"/>
    <w:qFormat/>
    <w:rsid w:val="00C53F80"/>
    <w:rPr>
      <w:b/>
      <w:sz w:val="36"/>
      <w:szCs w:val="36"/>
    </w:rPr>
  </w:style>
  <w:style w:type="character" w:customStyle="1" w:styleId="SubtitleChar">
    <w:name w:val="Subtitle Char"/>
    <w:basedOn w:val="DefaultParagraphFont"/>
    <w:link w:val="Subtitle"/>
    <w:uiPriority w:val="11"/>
    <w:rsid w:val="00C53F80"/>
    <w:rPr>
      <w:rFonts w:ascii="Trebuchet MS" w:hAnsi="Trebuchet MS"/>
      <w:b/>
      <w:sz w:val="36"/>
      <w:szCs w:val="36"/>
    </w:rPr>
  </w:style>
  <w:style w:type="paragraph" w:styleId="NoSpacing">
    <w:name w:val="No Spacing"/>
    <w:link w:val="NoSpacingChar"/>
    <w:uiPriority w:val="1"/>
    <w:qFormat/>
    <w:rsid w:val="00C514C1"/>
    <w:pPr>
      <w:spacing w:after="0" w:line="240" w:lineRule="auto"/>
    </w:pPr>
    <w:rPr>
      <w:rFonts w:ascii="Arial" w:hAnsi="Arial"/>
      <w:sz w:val="20"/>
    </w:rPr>
  </w:style>
  <w:style w:type="paragraph" w:styleId="ListParagraph">
    <w:name w:val="List Paragraph"/>
    <w:basedOn w:val="Normal"/>
    <w:uiPriority w:val="34"/>
    <w:qFormat/>
    <w:rsid w:val="00C514C1"/>
    <w:pPr>
      <w:numPr>
        <w:numId w:val="1"/>
      </w:numPr>
    </w:pPr>
  </w:style>
  <w:style w:type="character" w:styleId="Hyperlink">
    <w:name w:val="Hyperlink"/>
    <w:basedOn w:val="DefaultParagraphFont"/>
    <w:uiPriority w:val="99"/>
    <w:unhideWhenUsed/>
    <w:rsid w:val="001F24CA"/>
    <w:rPr>
      <w:color w:val="0000FF"/>
      <w:u w:val="single"/>
    </w:rPr>
  </w:style>
  <w:style w:type="paragraph" w:styleId="CommentText">
    <w:name w:val="annotation text"/>
    <w:basedOn w:val="Normal"/>
    <w:link w:val="CommentTextChar"/>
    <w:rsid w:val="005F4728"/>
    <w:pPr>
      <w:spacing w:after="0" w:line="240" w:lineRule="auto"/>
    </w:pPr>
    <w:rPr>
      <w:rFonts w:eastAsia="Times New Roman" w:cs="Times New Roman"/>
      <w:szCs w:val="20"/>
    </w:rPr>
  </w:style>
  <w:style w:type="character" w:customStyle="1" w:styleId="CommentTextChar">
    <w:name w:val="Comment Text Char"/>
    <w:basedOn w:val="DefaultParagraphFont"/>
    <w:link w:val="CommentText"/>
    <w:rsid w:val="005F4728"/>
    <w:rPr>
      <w:rFonts w:ascii="Arial" w:eastAsia="Times New Roman" w:hAnsi="Arial" w:cs="Times New Roman"/>
      <w:sz w:val="20"/>
      <w:szCs w:val="20"/>
    </w:rPr>
  </w:style>
  <w:style w:type="paragraph" w:styleId="BalloonText">
    <w:name w:val="Balloon Text"/>
    <w:basedOn w:val="Normal"/>
    <w:link w:val="BalloonTextChar"/>
    <w:semiHidden/>
    <w:unhideWhenUsed/>
    <w:rsid w:val="00C41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C41057"/>
    <w:rPr>
      <w:rFonts w:ascii="Tahoma" w:hAnsi="Tahoma" w:cs="Tahoma"/>
      <w:sz w:val="16"/>
      <w:szCs w:val="16"/>
    </w:rPr>
  </w:style>
  <w:style w:type="paragraph" w:customStyle="1" w:styleId="Default">
    <w:name w:val="Default"/>
    <w:rsid w:val="00D3006E"/>
    <w:pPr>
      <w:autoSpaceDE w:val="0"/>
      <w:autoSpaceDN w:val="0"/>
      <w:adjustRightInd w:val="0"/>
      <w:spacing w:after="0" w:line="240" w:lineRule="auto"/>
    </w:pPr>
    <w:rPr>
      <w:rFonts w:ascii="Arial" w:eastAsia="Calibri" w:hAnsi="Arial" w:cs="Arial"/>
      <w:color w:val="000000"/>
      <w:sz w:val="24"/>
      <w:szCs w:val="24"/>
    </w:rPr>
  </w:style>
  <w:style w:type="character" w:styleId="CommentReference">
    <w:name w:val="annotation reference"/>
    <w:rsid w:val="00A97F8F"/>
    <w:rPr>
      <w:sz w:val="16"/>
      <w:szCs w:val="16"/>
    </w:rPr>
  </w:style>
  <w:style w:type="paragraph" w:styleId="NormalWeb">
    <w:name w:val="Normal (Web)"/>
    <w:basedOn w:val="Normal"/>
    <w:uiPriority w:val="99"/>
    <w:rsid w:val="007A14E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DD6AA8"/>
    <w:rPr>
      <w:color w:val="666699" w:themeColor="followedHyperlink"/>
      <w:u w:val="single"/>
    </w:rPr>
  </w:style>
  <w:style w:type="paragraph" w:styleId="TOC1">
    <w:name w:val="toc 1"/>
    <w:basedOn w:val="Normal"/>
    <w:next w:val="Normal"/>
    <w:autoRedefine/>
    <w:uiPriority w:val="39"/>
    <w:unhideWhenUsed/>
    <w:qFormat/>
    <w:rsid w:val="00391152"/>
    <w:pPr>
      <w:spacing w:after="100"/>
    </w:pPr>
  </w:style>
  <w:style w:type="paragraph" w:styleId="TOC2">
    <w:name w:val="toc 2"/>
    <w:basedOn w:val="Normal"/>
    <w:next w:val="Normal"/>
    <w:autoRedefine/>
    <w:uiPriority w:val="39"/>
    <w:unhideWhenUsed/>
    <w:qFormat/>
    <w:rsid w:val="00391152"/>
    <w:pPr>
      <w:spacing w:after="100"/>
      <w:ind w:left="200"/>
    </w:pPr>
  </w:style>
  <w:style w:type="paragraph" w:styleId="TOCHeading">
    <w:name w:val="TOC Heading"/>
    <w:basedOn w:val="Heading1"/>
    <w:next w:val="Normal"/>
    <w:uiPriority w:val="39"/>
    <w:unhideWhenUsed/>
    <w:qFormat/>
    <w:rsid w:val="00391152"/>
    <w:pPr>
      <w:spacing w:before="480"/>
      <w:outlineLvl w:val="9"/>
    </w:pPr>
    <w:rPr>
      <w:rFonts w:asciiTheme="majorHAnsi" w:hAnsiTheme="majorHAnsi"/>
      <w:color w:val="B43412" w:themeColor="accent1" w:themeShade="BF"/>
      <w:lang w:val="en-US"/>
    </w:rPr>
  </w:style>
  <w:style w:type="paragraph" w:styleId="TOC3">
    <w:name w:val="toc 3"/>
    <w:basedOn w:val="Normal"/>
    <w:next w:val="Normal"/>
    <w:autoRedefine/>
    <w:uiPriority w:val="39"/>
    <w:unhideWhenUsed/>
    <w:qFormat/>
    <w:rsid w:val="00391152"/>
    <w:pPr>
      <w:spacing w:after="100"/>
      <w:ind w:left="440"/>
    </w:pPr>
    <w:rPr>
      <w:rFonts w:asciiTheme="minorHAnsi" w:eastAsiaTheme="minorEastAsia" w:hAnsiTheme="minorHAnsi"/>
      <w:lang w:val="en-US"/>
    </w:rPr>
  </w:style>
  <w:style w:type="paragraph" w:styleId="Header">
    <w:name w:val="header"/>
    <w:basedOn w:val="Normal"/>
    <w:link w:val="HeaderChar"/>
    <w:uiPriority w:val="99"/>
    <w:unhideWhenUsed/>
    <w:rsid w:val="00CC1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5B1"/>
    <w:rPr>
      <w:rFonts w:ascii="Arial" w:hAnsi="Arial"/>
      <w:sz w:val="20"/>
    </w:rPr>
  </w:style>
  <w:style w:type="paragraph" w:styleId="Footer">
    <w:name w:val="footer"/>
    <w:basedOn w:val="Normal"/>
    <w:link w:val="FooterChar"/>
    <w:uiPriority w:val="99"/>
    <w:unhideWhenUsed/>
    <w:rsid w:val="00CC1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5B1"/>
    <w:rPr>
      <w:rFonts w:ascii="Arial" w:hAnsi="Arial"/>
      <w:sz w:val="20"/>
    </w:rPr>
  </w:style>
  <w:style w:type="character" w:customStyle="1" w:styleId="NoSpacingChar">
    <w:name w:val="No Spacing Char"/>
    <w:basedOn w:val="DefaultParagraphFont"/>
    <w:link w:val="NoSpacing"/>
    <w:uiPriority w:val="1"/>
    <w:rsid w:val="00797DAA"/>
    <w:rPr>
      <w:rFonts w:ascii="Arial" w:hAnsi="Arial"/>
      <w:sz w:val="20"/>
    </w:rPr>
  </w:style>
  <w:style w:type="character" w:customStyle="1" w:styleId="st">
    <w:name w:val="st"/>
    <w:basedOn w:val="DefaultParagraphFont"/>
    <w:rsid w:val="008E0E49"/>
  </w:style>
  <w:style w:type="table" w:styleId="TableGrid">
    <w:name w:val="Table Grid"/>
    <w:basedOn w:val="TableNormal"/>
    <w:rsid w:val="00776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rsid w:val="008E0EF9"/>
    <w:rPr>
      <w:rFonts w:ascii="Trebuchet MS" w:eastAsiaTheme="majorEastAsia" w:hAnsi="Trebuchet MS" w:cstheme="majorBidi"/>
      <w:b/>
      <w:bCs/>
      <w:iCs/>
      <w:smallCaps/>
      <w:sz w:val="24"/>
    </w:rPr>
  </w:style>
  <w:style w:type="character" w:customStyle="1" w:styleId="Heading6Char">
    <w:name w:val="Heading 6 Char"/>
    <w:basedOn w:val="DefaultParagraphFont"/>
    <w:link w:val="Heading6"/>
    <w:rsid w:val="00625C90"/>
    <w:rPr>
      <w:rFonts w:ascii="Times New Roman" w:eastAsia="Times New Roman" w:hAnsi="Times New Roman" w:cs="Times New Roman"/>
      <w:b/>
      <w:bCs/>
      <w:i/>
      <w:iCs/>
      <w:sz w:val="24"/>
      <w:szCs w:val="24"/>
    </w:rPr>
  </w:style>
  <w:style w:type="character" w:customStyle="1" w:styleId="Heading7Char">
    <w:name w:val="Heading 7 Char"/>
    <w:basedOn w:val="DefaultParagraphFont"/>
    <w:link w:val="Heading7"/>
    <w:rsid w:val="00625C90"/>
    <w:rPr>
      <w:rFonts w:ascii="Times New Roman" w:eastAsia="Times New Roman" w:hAnsi="Times New Roman" w:cs="Times New Roman"/>
      <w:b/>
      <w:bCs/>
      <w:sz w:val="24"/>
      <w:szCs w:val="24"/>
      <w:lang w:val="x-none"/>
    </w:rPr>
  </w:style>
  <w:style w:type="character" w:customStyle="1" w:styleId="Heading8Char">
    <w:name w:val="Heading 8 Char"/>
    <w:basedOn w:val="DefaultParagraphFont"/>
    <w:link w:val="Heading8"/>
    <w:rsid w:val="00625C90"/>
    <w:rPr>
      <w:rFonts w:ascii="Times New Roman" w:eastAsia="Times New Roman" w:hAnsi="Times New Roman" w:cs="Times New Roman"/>
      <w:b/>
      <w:bCs/>
      <w:sz w:val="20"/>
      <w:szCs w:val="24"/>
    </w:rPr>
  </w:style>
  <w:style w:type="character" w:customStyle="1" w:styleId="Heading9Char">
    <w:name w:val="Heading 9 Char"/>
    <w:basedOn w:val="DefaultParagraphFont"/>
    <w:link w:val="Heading9"/>
    <w:rsid w:val="00625C90"/>
    <w:rPr>
      <w:rFonts w:ascii="Times New Roman" w:eastAsia="Times New Roman" w:hAnsi="Times New Roman" w:cs="Times New Roman"/>
      <w:b/>
      <w:bCs/>
      <w:sz w:val="24"/>
      <w:szCs w:val="24"/>
    </w:rPr>
  </w:style>
  <w:style w:type="paragraph" w:styleId="ListBullet">
    <w:name w:val="List Bullet"/>
    <w:basedOn w:val="List"/>
    <w:rsid w:val="00625C90"/>
    <w:pPr>
      <w:spacing w:after="240" w:line="240" w:lineRule="atLeast"/>
      <w:ind w:left="1440" w:right="720" w:hanging="360"/>
      <w:jc w:val="both"/>
    </w:pPr>
    <w:rPr>
      <w:rFonts w:ascii="Garamond" w:hAnsi="Garamond"/>
      <w:sz w:val="22"/>
      <w:szCs w:val="20"/>
    </w:rPr>
  </w:style>
  <w:style w:type="paragraph" w:styleId="List">
    <w:name w:val="List"/>
    <w:basedOn w:val="Normal"/>
    <w:rsid w:val="00625C90"/>
    <w:pPr>
      <w:spacing w:after="0" w:line="240" w:lineRule="auto"/>
      <w:ind w:left="283" w:hanging="283"/>
    </w:pPr>
    <w:rPr>
      <w:rFonts w:ascii="Times New Roman" w:eastAsia="Times New Roman" w:hAnsi="Times New Roman" w:cs="Times New Roman"/>
      <w:sz w:val="24"/>
      <w:szCs w:val="24"/>
    </w:rPr>
  </w:style>
  <w:style w:type="paragraph" w:styleId="BodyText">
    <w:name w:val="Body Text"/>
    <w:basedOn w:val="Normal"/>
    <w:link w:val="BodyTextChar"/>
    <w:rsid w:val="00625C90"/>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625C90"/>
    <w:rPr>
      <w:rFonts w:ascii="Times New Roman" w:eastAsia="Times New Roman" w:hAnsi="Times New Roman" w:cs="Times New Roman"/>
      <w:sz w:val="24"/>
      <w:szCs w:val="24"/>
    </w:rPr>
  </w:style>
  <w:style w:type="paragraph" w:styleId="BodyText2">
    <w:name w:val="Body Text 2"/>
    <w:basedOn w:val="Normal"/>
    <w:link w:val="BodyText2Char"/>
    <w:rsid w:val="00625C90"/>
    <w:pPr>
      <w:spacing w:after="0" w:line="240" w:lineRule="auto"/>
    </w:pPr>
    <w:rPr>
      <w:rFonts w:ascii="Times New Roman" w:eastAsia="Times New Roman" w:hAnsi="Times New Roman" w:cs="Times New Roman"/>
      <w:b/>
      <w:bCs/>
      <w:sz w:val="24"/>
      <w:szCs w:val="24"/>
      <w:lang w:val="x-none"/>
    </w:rPr>
  </w:style>
  <w:style w:type="character" w:customStyle="1" w:styleId="BodyText2Char">
    <w:name w:val="Body Text 2 Char"/>
    <w:basedOn w:val="DefaultParagraphFont"/>
    <w:link w:val="BodyText2"/>
    <w:rsid w:val="00625C90"/>
    <w:rPr>
      <w:rFonts w:ascii="Times New Roman" w:eastAsia="Times New Roman" w:hAnsi="Times New Roman" w:cs="Times New Roman"/>
      <w:b/>
      <w:bCs/>
      <w:sz w:val="24"/>
      <w:szCs w:val="24"/>
      <w:lang w:val="x-none"/>
    </w:rPr>
  </w:style>
  <w:style w:type="paragraph" w:customStyle="1" w:styleId="Style0">
    <w:name w:val="Style0"/>
    <w:rsid w:val="00625C90"/>
    <w:pPr>
      <w:spacing w:after="0" w:line="240" w:lineRule="auto"/>
    </w:pPr>
    <w:rPr>
      <w:rFonts w:ascii="Arial" w:eastAsia="Times New Roman" w:hAnsi="Arial" w:cs="Times New Roman"/>
      <w:snapToGrid w:val="0"/>
      <w:sz w:val="24"/>
      <w:szCs w:val="20"/>
    </w:rPr>
  </w:style>
  <w:style w:type="paragraph" w:styleId="BlockText">
    <w:name w:val="Block Text"/>
    <w:basedOn w:val="Normal"/>
    <w:rsid w:val="00625C90"/>
    <w:pPr>
      <w:spacing w:after="0" w:line="240" w:lineRule="auto"/>
      <w:ind w:left="113" w:right="113"/>
    </w:pPr>
    <w:rPr>
      <w:rFonts w:ascii="Times New Roman" w:eastAsia="Times New Roman" w:hAnsi="Times New Roman" w:cs="Times New Roman"/>
      <w:sz w:val="16"/>
      <w:szCs w:val="24"/>
    </w:rPr>
  </w:style>
  <w:style w:type="paragraph" w:styleId="BodyTextIndent">
    <w:name w:val="Body Text Indent"/>
    <w:basedOn w:val="Normal"/>
    <w:link w:val="BodyTextIndentChar"/>
    <w:rsid w:val="00625C90"/>
    <w:pPr>
      <w:spacing w:after="0" w:line="240" w:lineRule="auto"/>
      <w:ind w:left="360"/>
    </w:pPr>
    <w:rPr>
      <w:rFonts w:ascii="Times New Roman" w:eastAsia="Times New Roman" w:hAnsi="Times New Roman" w:cs="Times New Roman"/>
      <w:i/>
      <w:iCs/>
      <w:sz w:val="24"/>
      <w:szCs w:val="24"/>
    </w:rPr>
  </w:style>
  <w:style w:type="character" w:customStyle="1" w:styleId="BodyTextIndentChar">
    <w:name w:val="Body Text Indent Char"/>
    <w:basedOn w:val="DefaultParagraphFont"/>
    <w:link w:val="BodyTextIndent"/>
    <w:rsid w:val="00625C90"/>
    <w:rPr>
      <w:rFonts w:ascii="Times New Roman" w:eastAsia="Times New Roman" w:hAnsi="Times New Roman" w:cs="Times New Roman"/>
      <w:i/>
      <w:iCs/>
      <w:sz w:val="24"/>
      <w:szCs w:val="24"/>
    </w:rPr>
  </w:style>
  <w:style w:type="character" w:styleId="Strong">
    <w:name w:val="Strong"/>
    <w:uiPriority w:val="22"/>
    <w:qFormat/>
    <w:rsid w:val="00625C90"/>
    <w:rPr>
      <w:b/>
      <w:bCs/>
    </w:rPr>
  </w:style>
  <w:style w:type="character" w:styleId="PageNumber">
    <w:name w:val="page number"/>
    <w:basedOn w:val="DefaultParagraphFont"/>
    <w:rsid w:val="00625C90"/>
  </w:style>
  <w:style w:type="character" w:styleId="FootnoteReference">
    <w:name w:val="footnote reference"/>
    <w:uiPriority w:val="99"/>
    <w:rsid w:val="00625C90"/>
    <w:rPr>
      <w:vertAlign w:val="superscript"/>
    </w:rPr>
  </w:style>
  <w:style w:type="paragraph" w:styleId="FootnoteText">
    <w:name w:val="footnote text"/>
    <w:basedOn w:val="Normal"/>
    <w:link w:val="FootnoteTextChar"/>
    <w:uiPriority w:val="99"/>
    <w:semiHidden/>
    <w:rsid w:val="00625C90"/>
    <w:pPr>
      <w:spacing w:after="0" w:line="240" w:lineRule="auto"/>
    </w:pPr>
    <w:rPr>
      <w:rFonts w:ascii="Times New Roman" w:eastAsia="Times New Roman" w:hAnsi="Times New Roman" w:cs="Times New Roman"/>
      <w:szCs w:val="20"/>
    </w:rPr>
  </w:style>
  <w:style w:type="character" w:customStyle="1" w:styleId="FootnoteTextChar">
    <w:name w:val="Footnote Text Char"/>
    <w:basedOn w:val="DefaultParagraphFont"/>
    <w:link w:val="FootnoteText"/>
    <w:uiPriority w:val="99"/>
    <w:semiHidden/>
    <w:rsid w:val="00625C90"/>
    <w:rPr>
      <w:rFonts w:ascii="Times New Roman" w:eastAsia="Times New Roman" w:hAnsi="Times New Roman" w:cs="Times New Roman"/>
      <w:sz w:val="20"/>
      <w:szCs w:val="20"/>
    </w:rPr>
  </w:style>
  <w:style w:type="paragraph" w:styleId="BodyText3">
    <w:name w:val="Body Text 3"/>
    <w:basedOn w:val="Normal"/>
    <w:link w:val="BodyText3Char"/>
    <w:rsid w:val="00625C90"/>
    <w:pPr>
      <w:spacing w:after="0" w:line="240" w:lineRule="auto"/>
    </w:pPr>
    <w:rPr>
      <w:rFonts w:ascii="Times New Roman" w:eastAsia="Times New Roman" w:hAnsi="Times New Roman" w:cs="Times New Roman"/>
      <w:i/>
      <w:iCs/>
      <w:sz w:val="24"/>
      <w:szCs w:val="24"/>
    </w:rPr>
  </w:style>
  <w:style w:type="character" w:customStyle="1" w:styleId="BodyText3Char">
    <w:name w:val="Body Text 3 Char"/>
    <w:basedOn w:val="DefaultParagraphFont"/>
    <w:link w:val="BodyText3"/>
    <w:rsid w:val="00625C90"/>
    <w:rPr>
      <w:rFonts w:ascii="Times New Roman" w:eastAsia="Times New Roman" w:hAnsi="Times New Roman" w:cs="Times New Roman"/>
      <w:i/>
      <w:iCs/>
      <w:sz w:val="24"/>
      <w:szCs w:val="24"/>
    </w:rPr>
  </w:style>
  <w:style w:type="paragraph" w:styleId="BodyTextIndent2">
    <w:name w:val="Body Text Indent 2"/>
    <w:basedOn w:val="Normal"/>
    <w:link w:val="BodyTextIndent2Char"/>
    <w:rsid w:val="00625C90"/>
    <w:pPr>
      <w:spacing w:after="0" w:line="240" w:lineRule="auto"/>
      <w:ind w:left="72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625C90"/>
    <w:rPr>
      <w:rFonts w:ascii="Times New Roman" w:eastAsia="Times New Roman" w:hAnsi="Times New Roman" w:cs="Times New Roman"/>
      <w:sz w:val="24"/>
      <w:szCs w:val="24"/>
    </w:rPr>
  </w:style>
  <w:style w:type="paragraph" w:styleId="BodyTextIndent3">
    <w:name w:val="Body Text Indent 3"/>
    <w:basedOn w:val="Normal"/>
    <w:link w:val="BodyTextIndent3Char"/>
    <w:rsid w:val="00625C90"/>
    <w:pPr>
      <w:spacing w:after="0" w:line="240" w:lineRule="auto"/>
      <w:ind w:left="720"/>
    </w:pPr>
    <w:rPr>
      <w:rFonts w:ascii="Times New Roman" w:eastAsia="Times New Roman" w:hAnsi="Times New Roman" w:cs="Times New Roman"/>
      <w:i/>
      <w:iCs/>
      <w:sz w:val="24"/>
      <w:szCs w:val="24"/>
    </w:rPr>
  </w:style>
  <w:style w:type="character" w:customStyle="1" w:styleId="BodyTextIndent3Char">
    <w:name w:val="Body Text Indent 3 Char"/>
    <w:basedOn w:val="DefaultParagraphFont"/>
    <w:link w:val="BodyTextIndent3"/>
    <w:rsid w:val="00625C90"/>
    <w:rPr>
      <w:rFonts w:ascii="Times New Roman" w:eastAsia="Times New Roman" w:hAnsi="Times New Roman" w:cs="Times New Roman"/>
      <w:i/>
      <w:iCs/>
      <w:sz w:val="24"/>
      <w:szCs w:val="24"/>
    </w:rPr>
  </w:style>
  <w:style w:type="paragraph" w:styleId="PlainText">
    <w:name w:val="Plain Text"/>
    <w:basedOn w:val="Normal"/>
    <w:link w:val="PlainTextChar"/>
    <w:rsid w:val="00625C90"/>
    <w:pPr>
      <w:spacing w:after="0" w:line="240" w:lineRule="auto"/>
    </w:pPr>
    <w:rPr>
      <w:rFonts w:ascii="Courier New" w:eastAsia="Times New Roman" w:hAnsi="Courier New" w:cs="Times New Roman"/>
      <w:szCs w:val="20"/>
    </w:rPr>
  </w:style>
  <w:style w:type="character" w:customStyle="1" w:styleId="PlainTextChar">
    <w:name w:val="Plain Text Char"/>
    <w:basedOn w:val="DefaultParagraphFont"/>
    <w:link w:val="PlainText"/>
    <w:rsid w:val="00625C90"/>
    <w:rPr>
      <w:rFonts w:ascii="Courier New" w:eastAsia="Times New Roman" w:hAnsi="Courier New" w:cs="Times New Roman"/>
      <w:sz w:val="20"/>
      <w:szCs w:val="20"/>
    </w:rPr>
  </w:style>
  <w:style w:type="paragraph" w:customStyle="1" w:styleId="i">
    <w:name w:val="i"/>
    <w:aliases w:val="ii,iii"/>
    <w:basedOn w:val="Normal"/>
    <w:rsid w:val="00625C90"/>
    <w:pPr>
      <w:widowControl w:val="0"/>
      <w:numPr>
        <w:numId w:val="10"/>
      </w:numPr>
      <w:tabs>
        <w:tab w:val="clear" w:pos="720"/>
      </w:tabs>
      <w:spacing w:after="0" w:line="240" w:lineRule="auto"/>
    </w:pPr>
    <w:rPr>
      <w:rFonts w:ascii="Times New Roman" w:eastAsia="Times New Roman" w:hAnsi="Times New Roman" w:cs="Times New Roman"/>
      <w:snapToGrid w:val="0"/>
      <w:sz w:val="24"/>
      <w:szCs w:val="20"/>
      <w:lang w:val="en-US"/>
    </w:rPr>
  </w:style>
  <w:style w:type="paragraph" w:customStyle="1" w:styleId="Level1">
    <w:name w:val="Level 1"/>
    <w:basedOn w:val="Normal"/>
    <w:rsid w:val="00625C90"/>
    <w:pPr>
      <w:widowControl w:val="0"/>
      <w:numPr>
        <w:numId w:val="11"/>
      </w:numPr>
      <w:spacing w:after="0" w:line="240" w:lineRule="auto"/>
      <w:ind w:left="720" w:hanging="720"/>
      <w:outlineLvl w:val="0"/>
    </w:pPr>
    <w:rPr>
      <w:rFonts w:eastAsia="Times New Roman" w:cs="Times New Roman"/>
      <w:snapToGrid w:val="0"/>
      <w:sz w:val="24"/>
      <w:szCs w:val="20"/>
      <w:lang w:val="en-US"/>
    </w:rPr>
  </w:style>
  <w:style w:type="paragraph" w:customStyle="1" w:styleId="Header1">
    <w:name w:val="Header1"/>
    <w:basedOn w:val="Normal"/>
    <w:next w:val="Header"/>
    <w:unhideWhenUsed/>
    <w:rsid w:val="004347D0"/>
    <w:pPr>
      <w:tabs>
        <w:tab w:val="center" w:pos="4513"/>
        <w:tab w:val="right" w:pos="9026"/>
      </w:tabs>
      <w:spacing w:after="0" w:line="240" w:lineRule="auto"/>
    </w:pPr>
  </w:style>
  <w:style w:type="paragraph" w:customStyle="1" w:styleId="Footer1">
    <w:name w:val="Footer1"/>
    <w:basedOn w:val="Normal"/>
    <w:next w:val="Footer"/>
    <w:uiPriority w:val="99"/>
    <w:unhideWhenUsed/>
    <w:rsid w:val="004347D0"/>
    <w:pPr>
      <w:tabs>
        <w:tab w:val="center" w:pos="4513"/>
        <w:tab w:val="right" w:pos="9026"/>
      </w:tabs>
      <w:spacing w:after="0" w:line="240" w:lineRule="auto"/>
    </w:pPr>
  </w:style>
  <w:style w:type="numbering" w:customStyle="1" w:styleId="NoList1">
    <w:name w:val="No List1"/>
    <w:next w:val="NoList"/>
    <w:uiPriority w:val="99"/>
    <w:semiHidden/>
    <w:unhideWhenUsed/>
    <w:rsid w:val="00F76BD8"/>
  </w:style>
  <w:style w:type="paragraph" w:customStyle="1" w:styleId="SubHeading">
    <w:name w:val="SubHeading"/>
    <w:basedOn w:val="Heading4"/>
    <w:link w:val="SubHeadingChar"/>
    <w:qFormat/>
    <w:rsid w:val="00EB0BE9"/>
    <w:rPr>
      <w:sz w:val="32"/>
    </w:rPr>
  </w:style>
  <w:style w:type="character" w:customStyle="1" w:styleId="SubHeadingChar">
    <w:name w:val="SubHeading Char"/>
    <w:basedOn w:val="Heading4Char"/>
    <w:link w:val="SubHeading"/>
    <w:rsid w:val="00EB0BE9"/>
    <w:rPr>
      <w:rFonts w:ascii="Arial" w:eastAsiaTheme="majorEastAsia" w:hAnsi="Arial" w:cstheme="majorBidi"/>
      <w:b/>
      <w:bCs/>
      <w:iCs/>
      <w:smallCaps/>
      <w:sz w:val="32"/>
    </w:rPr>
  </w:style>
  <w:style w:type="paragraph" w:customStyle="1" w:styleId="UnitInfo">
    <w:name w:val="Unit Info"/>
    <w:basedOn w:val="Normal"/>
    <w:link w:val="UnitInfoChar"/>
    <w:qFormat/>
    <w:rsid w:val="00E47681"/>
    <w:pPr>
      <w:jc w:val="both"/>
      <w:pPrChange w:id="1" w:author="Peter Akrill" w:date="2015-08-11T12:55:00Z">
        <w:pPr>
          <w:spacing w:after="200" w:line="276" w:lineRule="auto"/>
        </w:pPr>
      </w:pPrChange>
    </w:pPr>
    <w:rPr>
      <w:sz w:val="20"/>
      <w:szCs w:val="20"/>
      <w:shd w:val="clear" w:color="auto" w:fill="FFFFFF"/>
      <w:rPrChange w:id="1" w:author="Peter Akrill" w:date="2015-08-11T12:55:00Z">
        <w:rPr>
          <w:rFonts w:ascii="Trebuchet MS" w:eastAsiaTheme="minorHAnsi" w:hAnsi="Trebuchet MS" w:cstheme="minorBidi"/>
          <w:shd w:val="clear" w:color="auto" w:fill="FFFFFF"/>
          <w:lang w:val="en-GB" w:eastAsia="en-US" w:bidi="ar-SA"/>
        </w:rPr>
      </w:rPrChange>
    </w:rPr>
  </w:style>
  <w:style w:type="paragraph" w:styleId="Quote">
    <w:name w:val="Quote"/>
    <w:basedOn w:val="Normal"/>
    <w:next w:val="Normal"/>
    <w:link w:val="QuoteChar"/>
    <w:uiPriority w:val="29"/>
    <w:qFormat/>
    <w:rsid w:val="00E47681"/>
    <w:pPr>
      <w:spacing w:before="200" w:after="160"/>
      <w:ind w:left="864" w:right="864"/>
      <w:pPrChange w:id="2" w:author="Peter Akrill" w:date="2015-08-11T12:59:00Z">
        <w:pPr>
          <w:spacing w:before="200" w:after="160" w:line="276" w:lineRule="auto"/>
          <w:ind w:left="864" w:right="864"/>
          <w:jc w:val="center"/>
        </w:pPr>
      </w:pPrChange>
    </w:pPr>
    <w:rPr>
      <w:i/>
      <w:iCs/>
      <w:color w:val="404040" w:themeColor="text1" w:themeTint="BF"/>
      <w:rPrChange w:id="2" w:author="Peter Akrill" w:date="2015-08-11T12:59:00Z">
        <w:rPr>
          <w:rFonts w:ascii="Trebuchet MS" w:eastAsiaTheme="minorHAnsi" w:hAnsi="Trebuchet MS" w:cstheme="minorBidi"/>
          <w:i/>
          <w:iCs/>
          <w:color w:val="404040" w:themeColor="text1" w:themeTint="BF"/>
          <w:sz w:val="22"/>
          <w:szCs w:val="22"/>
          <w:lang w:val="en-GB" w:eastAsia="en-US" w:bidi="ar-SA"/>
        </w:rPr>
      </w:rPrChange>
    </w:rPr>
  </w:style>
  <w:style w:type="character" w:customStyle="1" w:styleId="UnitInfoChar">
    <w:name w:val="Unit Info Char"/>
    <w:basedOn w:val="DefaultParagraphFont"/>
    <w:link w:val="UnitInfo"/>
    <w:rsid w:val="00E47681"/>
    <w:rPr>
      <w:rFonts w:ascii="Trebuchet MS" w:hAnsi="Trebuchet MS"/>
      <w:sz w:val="20"/>
      <w:szCs w:val="20"/>
    </w:rPr>
  </w:style>
  <w:style w:type="character" w:customStyle="1" w:styleId="QuoteChar">
    <w:name w:val="Quote Char"/>
    <w:basedOn w:val="DefaultParagraphFont"/>
    <w:link w:val="Quote"/>
    <w:uiPriority w:val="29"/>
    <w:rsid w:val="00E47681"/>
    <w:rPr>
      <w:rFonts w:ascii="Trebuchet MS" w:hAnsi="Trebuchet MS"/>
      <w:i/>
      <w:iCs/>
      <w:color w:val="404040" w:themeColor="text1" w:themeTint="BF"/>
    </w:rPr>
  </w:style>
  <w:style w:type="paragraph" w:customStyle="1" w:styleId="LearningOutcome">
    <w:name w:val="Learning Outcome"/>
    <w:basedOn w:val="Normal"/>
    <w:link w:val="LearningOutcomeChar"/>
    <w:qFormat/>
    <w:rsid w:val="00B51DB2"/>
    <w:pPr>
      <w:numPr>
        <w:numId w:val="21"/>
      </w:numPr>
      <w:tabs>
        <w:tab w:val="left" w:pos="709"/>
        <w:tab w:val="left" w:pos="851"/>
      </w:tabs>
      <w:spacing w:line="240" w:lineRule="auto"/>
      <w:ind w:left="714" w:hanging="357"/>
      <w:pPrChange w:id="3" w:author="Peter Akrill" w:date="2015-08-11T13:11:00Z">
        <w:pPr>
          <w:numPr>
            <w:numId w:val="21"/>
          </w:numPr>
          <w:tabs>
            <w:tab w:val="left" w:pos="709"/>
            <w:tab w:val="left" w:pos="851"/>
          </w:tabs>
          <w:ind w:left="720" w:hanging="360"/>
        </w:pPr>
      </w:pPrChange>
    </w:pPr>
    <w:rPr>
      <w:rFonts w:eastAsia="Times New Roman" w:cs="Times New Roman"/>
      <w:szCs w:val="20"/>
      <w:rPrChange w:id="3" w:author="Peter Akrill" w:date="2015-08-11T13:11:00Z">
        <w:rPr>
          <w:rFonts w:ascii="Trebuchet MS" w:hAnsi="Trebuchet MS"/>
          <w:sz w:val="22"/>
          <w:lang w:val="en-GB" w:eastAsia="en-US" w:bidi="ar-SA"/>
        </w:rPr>
      </w:rPrChange>
    </w:rPr>
  </w:style>
  <w:style w:type="character" w:customStyle="1" w:styleId="LearningOutcomeChar">
    <w:name w:val="Learning Outcome Char"/>
    <w:basedOn w:val="DefaultParagraphFont"/>
    <w:link w:val="LearningOutcome"/>
    <w:rsid w:val="00B51DB2"/>
    <w:rPr>
      <w:rFonts w:ascii="Trebuchet MS" w:eastAsia="Times New Roman" w:hAnsi="Trebuchet MS" w:cs="Times New Roman"/>
      <w:szCs w:val="20"/>
    </w:rPr>
  </w:style>
  <w:style w:type="paragraph" w:styleId="Caption">
    <w:name w:val="caption"/>
    <w:basedOn w:val="Normal"/>
    <w:next w:val="Normal"/>
    <w:uiPriority w:val="35"/>
    <w:unhideWhenUsed/>
    <w:qFormat/>
    <w:rsid w:val="00A17855"/>
    <w:pPr>
      <w:spacing w:line="240" w:lineRule="auto"/>
      <w:jc w:val="center"/>
    </w:pPr>
    <w:rPr>
      <w:i/>
      <w:iCs/>
      <w:color w:val="505046" w:themeColor="text2"/>
      <w:sz w:val="18"/>
      <w:szCs w:val="18"/>
    </w:rPr>
  </w:style>
  <w:style w:type="paragraph" w:customStyle="1" w:styleId="western">
    <w:name w:val="western"/>
    <w:basedOn w:val="Normal"/>
    <w:rsid w:val="003869B6"/>
    <w:pPr>
      <w:spacing w:before="100" w:beforeAutospacing="1" w:after="100" w:afterAutospacing="1" w:line="240" w:lineRule="auto"/>
    </w:pPr>
    <w:rPr>
      <w:rFonts w:ascii="Times New Roman" w:hAnsi="Times New Roman" w:cs="Times New Roman"/>
      <w:color w:val="000000"/>
      <w:sz w:val="24"/>
      <w:szCs w:val="24"/>
      <w:lang w:eastAsia="en-GB"/>
    </w:rPr>
  </w:style>
  <w:style w:type="character" w:styleId="Emphasis">
    <w:name w:val="Emphasis"/>
    <w:basedOn w:val="DefaultParagraphFont"/>
    <w:uiPriority w:val="20"/>
    <w:qFormat/>
    <w:rsid w:val="00DD4146"/>
    <w:rPr>
      <w:i/>
      <w:iCs/>
    </w:rPr>
  </w:style>
  <w:style w:type="paragraph" w:customStyle="1" w:styleId="Pa0">
    <w:name w:val="Pa0"/>
    <w:basedOn w:val="Default"/>
    <w:next w:val="Default"/>
    <w:uiPriority w:val="99"/>
    <w:rsid w:val="00984B37"/>
    <w:pPr>
      <w:spacing w:line="241" w:lineRule="atLeast"/>
    </w:pPr>
    <w:rPr>
      <w:rFonts w:ascii="Bliss 2 ExtraLight" w:eastAsiaTheme="minorHAnsi" w:hAnsi="Bliss 2 ExtraLight" w:cstheme="minorBidi"/>
      <w:color w:val="auto"/>
    </w:rPr>
  </w:style>
  <w:style w:type="character" w:customStyle="1" w:styleId="A0">
    <w:name w:val="A0"/>
    <w:uiPriority w:val="99"/>
    <w:rsid w:val="001A3449"/>
    <w:rPr>
      <w:rFonts w:cs="Bliss 2 Bold"/>
      <w:b/>
      <w:bCs/>
      <w:color w:val="221E1F"/>
      <w:sz w:val="28"/>
      <w:szCs w:val="28"/>
    </w:rPr>
  </w:style>
  <w:style w:type="character" w:styleId="HTMLCite">
    <w:name w:val="HTML Cite"/>
    <w:basedOn w:val="DefaultParagraphFont"/>
    <w:uiPriority w:val="99"/>
    <w:semiHidden/>
    <w:unhideWhenUsed/>
    <w:rsid w:val="00B979F0"/>
    <w:rPr>
      <w:i/>
      <w:iCs/>
    </w:rPr>
  </w:style>
  <w:style w:type="paragraph" w:styleId="Revision">
    <w:name w:val="Revision"/>
    <w:hidden/>
    <w:uiPriority w:val="99"/>
    <w:semiHidden/>
    <w:rsid w:val="007D09D2"/>
    <w:pPr>
      <w:spacing w:after="0" w:line="240" w:lineRule="auto"/>
    </w:pPr>
    <w:rPr>
      <w:rFonts w:ascii="Trebuchet MS" w:hAnsi="Trebuchet MS"/>
    </w:rPr>
  </w:style>
  <w:style w:type="table" w:styleId="GridTable6Colorful-Accent6">
    <w:name w:val="Grid Table 6 Colorful Accent 6"/>
    <w:basedOn w:val="TableNormal"/>
    <w:uiPriority w:val="51"/>
    <w:rsid w:val="00217BB4"/>
    <w:pPr>
      <w:spacing w:after="0" w:line="240" w:lineRule="auto"/>
    </w:pPr>
    <w:rPr>
      <w:color w:val="851C00" w:themeColor="accent6" w:themeShade="BF"/>
    </w:r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GridTable4-Accent1">
    <w:name w:val="Grid Table 4 Accent 1"/>
    <w:basedOn w:val="TableNormal"/>
    <w:uiPriority w:val="49"/>
    <w:rsid w:val="00AC09F3"/>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17312">
      <w:bodyDiv w:val="1"/>
      <w:marLeft w:val="0"/>
      <w:marRight w:val="0"/>
      <w:marTop w:val="0"/>
      <w:marBottom w:val="0"/>
      <w:divBdr>
        <w:top w:val="none" w:sz="0" w:space="0" w:color="auto"/>
        <w:left w:val="none" w:sz="0" w:space="0" w:color="auto"/>
        <w:bottom w:val="none" w:sz="0" w:space="0" w:color="auto"/>
        <w:right w:val="none" w:sz="0" w:space="0" w:color="auto"/>
      </w:divBdr>
    </w:div>
    <w:div w:id="185749740">
      <w:bodyDiv w:val="1"/>
      <w:marLeft w:val="0"/>
      <w:marRight w:val="0"/>
      <w:marTop w:val="0"/>
      <w:marBottom w:val="0"/>
      <w:divBdr>
        <w:top w:val="none" w:sz="0" w:space="0" w:color="auto"/>
        <w:left w:val="none" w:sz="0" w:space="0" w:color="auto"/>
        <w:bottom w:val="none" w:sz="0" w:space="0" w:color="auto"/>
        <w:right w:val="none" w:sz="0" w:space="0" w:color="auto"/>
      </w:divBdr>
    </w:div>
    <w:div w:id="233515516">
      <w:bodyDiv w:val="1"/>
      <w:marLeft w:val="0"/>
      <w:marRight w:val="0"/>
      <w:marTop w:val="0"/>
      <w:marBottom w:val="0"/>
      <w:divBdr>
        <w:top w:val="none" w:sz="0" w:space="0" w:color="auto"/>
        <w:left w:val="none" w:sz="0" w:space="0" w:color="auto"/>
        <w:bottom w:val="none" w:sz="0" w:space="0" w:color="auto"/>
        <w:right w:val="none" w:sz="0" w:space="0" w:color="auto"/>
      </w:divBdr>
      <w:divsChild>
        <w:div w:id="461584364">
          <w:marLeft w:val="0"/>
          <w:marRight w:val="0"/>
          <w:marTop w:val="0"/>
          <w:marBottom w:val="0"/>
          <w:divBdr>
            <w:top w:val="none" w:sz="0" w:space="0" w:color="auto"/>
            <w:left w:val="none" w:sz="0" w:space="0" w:color="auto"/>
            <w:bottom w:val="none" w:sz="0" w:space="0" w:color="auto"/>
            <w:right w:val="none" w:sz="0" w:space="0" w:color="auto"/>
          </w:divBdr>
        </w:div>
        <w:div w:id="2061393471">
          <w:marLeft w:val="0"/>
          <w:marRight w:val="0"/>
          <w:marTop w:val="0"/>
          <w:marBottom w:val="0"/>
          <w:divBdr>
            <w:top w:val="none" w:sz="0" w:space="0" w:color="auto"/>
            <w:left w:val="none" w:sz="0" w:space="0" w:color="auto"/>
            <w:bottom w:val="none" w:sz="0" w:space="0" w:color="auto"/>
            <w:right w:val="none" w:sz="0" w:space="0" w:color="auto"/>
          </w:divBdr>
        </w:div>
        <w:div w:id="679553352">
          <w:marLeft w:val="0"/>
          <w:marRight w:val="0"/>
          <w:marTop w:val="0"/>
          <w:marBottom w:val="0"/>
          <w:divBdr>
            <w:top w:val="none" w:sz="0" w:space="0" w:color="auto"/>
            <w:left w:val="none" w:sz="0" w:space="0" w:color="auto"/>
            <w:bottom w:val="none" w:sz="0" w:space="0" w:color="auto"/>
            <w:right w:val="none" w:sz="0" w:space="0" w:color="auto"/>
          </w:divBdr>
        </w:div>
        <w:div w:id="1032919226">
          <w:marLeft w:val="0"/>
          <w:marRight w:val="0"/>
          <w:marTop w:val="0"/>
          <w:marBottom w:val="0"/>
          <w:divBdr>
            <w:top w:val="none" w:sz="0" w:space="0" w:color="auto"/>
            <w:left w:val="none" w:sz="0" w:space="0" w:color="auto"/>
            <w:bottom w:val="none" w:sz="0" w:space="0" w:color="auto"/>
            <w:right w:val="none" w:sz="0" w:space="0" w:color="auto"/>
          </w:divBdr>
        </w:div>
        <w:div w:id="536505333">
          <w:marLeft w:val="0"/>
          <w:marRight w:val="0"/>
          <w:marTop w:val="0"/>
          <w:marBottom w:val="0"/>
          <w:divBdr>
            <w:top w:val="none" w:sz="0" w:space="0" w:color="auto"/>
            <w:left w:val="none" w:sz="0" w:space="0" w:color="auto"/>
            <w:bottom w:val="none" w:sz="0" w:space="0" w:color="auto"/>
            <w:right w:val="none" w:sz="0" w:space="0" w:color="auto"/>
          </w:divBdr>
        </w:div>
        <w:div w:id="983774243">
          <w:marLeft w:val="0"/>
          <w:marRight w:val="0"/>
          <w:marTop w:val="0"/>
          <w:marBottom w:val="0"/>
          <w:divBdr>
            <w:top w:val="none" w:sz="0" w:space="0" w:color="auto"/>
            <w:left w:val="none" w:sz="0" w:space="0" w:color="auto"/>
            <w:bottom w:val="none" w:sz="0" w:space="0" w:color="auto"/>
            <w:right w:val="none" w:sz="0" w:space="0" w:color="auto"/>
          </w:divBdr>
        </w:div>
        <w:div w:id="928545571">
          <w:marLeft w:val="0"/>
          <w:marRight w:val="0"/>
          <w:marTop w:val="0"/>
          <w:marBottom w:val="0"/>
          <w:divBdr>
            <w:top w:val="none" w:sz="0" w:space="0" w:color="auto"/>
            <w:left w:val="none" w:sz="0" w:space="0" w:color="auto"/>
            <w:bottom w:val="none" w:sz="0" w:space="0" w:color="auto"/>
            <w:right w:val="none" w:sz="0" w:space="0" w:color="auto"/>
          </w:divBdr>
        </w:div>
      </w:divsChild>
    </w:div>
    <w:div w:id="563949467">
      <w:bodyDiv w:val="1"/>
      <w:marLeft w:val="0"/>
      <w:marRight w:val="0"/>
      <w:marTop w:val="0"/>
      <w:marBottom w:val="0"/>
      <w:divBdr>
        <w:top w:val="none" w:sz="0" w:space="0" w:color="auto"/>
        <w:left w:val="none" w:sz="0" w:space="0" w:color="auto"/>
        <w:bottom w:val="none" w:sz="0" w:space="0" w:color="auto"/>
        <w:right w:val="none" w:sz="0" w:space="0" w:color="auto"/>
      </w:divBdr>
    </w:div>
    <w:div w:id="627901276">
      <w:bodyDiv w:val="1"/>
      <w:marLeft w:val="0"/>
      <w:marRight w:val="0"/>
      <w:marTop w:val="0"/>
      <w:marBottom w:val="0"/>
      <w:divBdr>
        <w:top w:val="none" w:sz="0" w:space="0" w:color="auto"/>
        <w:left w:val="none" w:sz="0" w:space="0" w:color="auto"/>
        <w:bottom w:val="none" w:sz="0" w:space="0" w:color="auto"/>
        <w:right w:val="none" w:sz="0" w:space="0" w:color="auto"/>
      </w:divBdr>
    </w:div>
    <w:div w:id="698548637">
      <w:bodyDiv w:val="1"/>
      <w:marLeft w:val="0"/>
      <w:marRight w:val="0"/>
      <w:marTop w:val="0"/>
      <w:marBottom w:val="0"/>
      <w:divBdr>
        <w:top w:val="none" w:sz="0" w:space="0" w:color="auto"/>
        <w:left w:val="none" w:sz="0" w:space="0" w:color="auto"/>
        <w:bottom w:val="none" w:sz="0" w:space="0" w:color="auto"/>
        <w:right w:val="none" w:sz="0" w:space="0" w:color="auto"/>
      </w:divBdr>
    </w:div>
    <w:div w:id="711465417">
      <w:bodyDiv w:val="1"/>
      <w:marLeft w:val="0"/>
      <w:marRight w:val="0"/>
      <w:marTop w:val="0"/>
      <w:marBottom w:val="0"/>
      <w:divBdr>
        <w:top w:val="none" w:sz="0" w:space="0" w:color="auto"/>
        <w:left w:val="none" w:sz="0" w:space="0" w:color="auto"/>
        <w:bottom w:val="none" w:sz="0" w:space="0" w:color="auto"/>
        <w:right w:val="none" w:sz="0" w:space="0" w:color="auto"/>
      </w:divBdr>
      <w:divsChild>
        <w:div w:id="1979260777">
          <w:marLeft w:val="0"/>
          <w:marRight w:val="0"/>
          <w:marTop w:val="0"/>
          <w:marBottom w:val="0"/>
          <w:divBdr>
            <w:top w:val="none" w:sz="0" w:space="0" w:color="auto"/>
            <w:left w:val="none" w:sz="0" w:space="0" w:color="auto"/>
            <w:bottom w:val="none" w:sz="0" w:space="0" w:color="auto"/>
            <w:right w:val="none" w:sz="0" w:space="0" w:color="auto"/>
          </w:divBdr>
        </w:div>
        <w:div w:id="537351977">
          <w:marLeft w:val="0"/>
          <w:marRight w:val="0"/>
          <w:marTop w:val="0"/>
          <w:marBottom w:val="0"/>
          <w:divBdr>
            <w:top w:val="none" w:sz="0" w:space="0" w:color="auto"/>
            <w:left w:val="none" w:sz="0" w:space="0" w:color="auto"/>
            <w:bottom w:val="none" w:sz="0" w:space="0" w:color="auto"/>
            <w:right w:val="none" w:sz="0" w:space="0" w:color="auto"/>
          </w:divBdr>
        </w:div>
        <w:div w:id="1526748655">
          <w:marLeft w:val="0"/>
          <w:marRight w:val="0"/>
          <w:marTop w:val="0"/>
          <w:marBottom w:val="0"/>
          <w:divBdr>
            <w:top w:val="none" w:sz="0" w:space="0" w:color="auto"/>
            <w:left w:val="none" w:sz="0" w:space="0" w:color="auto"/>
            <w:bottom w:val="none" w:sz="0" w:space="0" w:color="auto"/>
            <w:right w:val="none" w:sz="0" w:space="0" w:color="auto"/>
          </w:divBdr>
        </w:div>
        <w:div w:id="1434277109">
          <w:marLeft w:val="0"/>
          <w:marRight w:val="0"/>
          <w:marTop w:val="0"/>
          <w:marBottom w:val="0"/>
          <w:divBdr>
            <w:top w:val="none" w:sz="0" w:space="0" w:color="auto"/>
            <w:left w:val="none" w:sz="0" w:space="0" w:color="auto"/>
            <w:bottom w:val="none" w:sz="0" w:space="0" w:color="auto"/>
            <w:right w:val="none" w:sz="0" w:space="0" w:color="auto"/>
          </w:divBdr>
        </w:div>
        <w:div w:id="1421945362">
          <w:marLeft w:val="0"/>
          <w:marRight w:val="0"/>
          <w:marTop w:val="0"/>
          <w:marBottom w:val="0"/>
          <w:divBdr>
            <w:top w:val="none" w:sz="0" w:space="0" w:color="auto"/>
            <w:left w:val="none" w:sz="0" w:space="0" w:color="auto"/>
            <w:bottom w:val="none" w:sz="0" w:space="0" w:color="auto"/>
            <w:right w:val="none" w:sz="0" w:space="0" w:color="auto"/>
          </w:divBdr>
        </w:div>
        <w:div w:id="408775140">
          <w:marLeft w:val="0"/>
          <w:marRight w:val="0"/>
          <w:marTop w:val="0"/>
          <w:marBottom w:val="0"/>
          <w:divBdr>
            <w:top w:val="none" w:sz="0" w:space="0" w:color="auto"/>
            <w:left w:val="none" w:sz="0" w:space="0" w:color="auto"/>
            <w:bottom w:val="none" w:sz="0" w:space="0" w:color="auto"/>
            <w:right w:val="none" w:sz="0" w:space="0" w:color="auto"/>
          </w:divBdr>
        </w:div>
        <w:div w:id="1967003470">
          <w:marLeft w:val="0"/>
          <w:marRight w:val="0"/>
          <w:marTop w:val="0"/>
          <w:marBottom w:val="0"/>
          <w:divBdr>
            <w:top w:val="none" w:sz="0" w:space="0" w:color="auto"/>
            <w:left w:val="none" w:sz="0" w:space="0" w:color="auto"/>
            <w:bottom w:val="none" w:sz="0" w:space="0" w:color="auto"/>
            <w:right w:val="none" w:sz="0" w:space="0" w:color="auto"/>
          </w:divBdr>
        </w:div>
      </w:divsChild>
    </w:div>
    <w:div w:id="769356567">
      <w:bodyDiv w:val="1"/>
      <w:marLeft w:val="0"/>
      <w:marRight w:val="0"/>
      <w:marTop w:val="0"/>
      <w:marBottom w:val="0"/>
      <w:divBdr>
        <w:top w:val="none" w:sz="0" w:space="0" w:color="auto"/>
        <w:left w:val="none" w:sz="0" w:space="0" w:color="auto"/>
        <w:bottom w:val="none" w:sz="0" w:space="0" w:color="auto"/>
        <w:right w:val="none" w:sz="0" w:space="0" w:color="auto"/>
      </w:divBdr>
    </w:div>
    <w:div w:id="780078191">
      <w:bodyDiv w:val="1"/>
      <w:marLeft w:val="0"/>
      <w:marRight w:val="0"/>
      <w:marTop w:val="0"/>
      <w:marBottom w:val="0"/>
      <w:divBdr>
        <w:top w:val="none" w:sz="0" w:space="0" w:color="auto"/>
        <w:left w:val="none" w:sz="0" w:space="0" w:color="auto"/>
        <w:bottom w:val="none" w:sz="0" w:space="0" w:color="auto"/>
        <w:right w:val="none" w:sz="0" w:space="0" w:color="auto"/>
      </w:divBdr>
    </w:div>
    <w:div w:id="791746325">
      <w:bodyDiv w:val="1"/>
      <w:marLeft w:val="0"/>
      <w:marRight w:val="0"/>
      <w:marTop w:val="0"/>
      <w:marBottom w:val="0"/>
      <w:divBdr>
        <w:top w:val="none" w:sz="0" w:space="0" w:color="auto"/>
        <w:left w:val="none" w:sz="0" w:space="0" w:color="auto"/>
        <w:bottom w:val="none" w:sz="0" w:space="0" w:color="auto"/>
        <w:right w:val="none" w:sz="0" w:space="0" w:color="auto"/>
      </w:divBdr>
    </w:div>
    <w:div w:id="875656458">
      <w:bodyDiv w:val="1"/>
      <w:marLeft w:val="0"/>
      <w:marRight w:val="0"/>
      <w:marTop w:val="0"/>
      <w:marBottom w:val="0"/>
      <w:divBdr>
        <w:top w:val="none" w:sz="0" w:space="0" w:color="auto"/>
        <w:left w:val="none" w:sz="0" w:space="0" w:color="auto"/>
        <w:bottom w:val="none" w:sz="0" w:space="0" w:color="auto"/>
        <w:right w:val="none" w:sz="0" w:space="0" w:color="auto"/>
      </w:divBdr>
    </w:div>
    <w:div w:id="934480538">
      <w:bodyDiv w:val="1"/>
      <w:marLeft w:val="0"/>
      <w:marRight w:val="0"/>
      <w:marTop w:val="0"/>
      <w:marBottom w:val="0"/>
      <w:divBdr>
        <w:top w:val="none" w:sz="0" w:space="0" w:color="auto"/>
        <w:left w:val="none" w:sz="0" w:space="0" w:color="auto"/>
        <w:bottom w:val="none" w:sz="0" w:space="0" w:color="auto"/>
        <w:right w:val="none" w:sz="0" w:space="0" w:color="auto"/>
      </w:divBdr>
    </w:div>
    <w:div w:id="998921093">
      <w:bodyDiv w:val="1"/>
      <w:marLeft w:val="0"/>
      <w:marRight w:val="0"/>
      <w:marTop w:val="0"/>
      <w:marBottom w:val="0"/>
      <w:divBdr>
        <w:top w:val="none" w:sz="0" w:space="0" w:color="auto"/>
        <w:left w:val="none" w:sz="0" w:space="0" w:color="auto"/>
        <w:bottom w:val="none" w:sz="0" w:space="0" w:color="auto"/>
        <w:right w:val="none" w:sz="0" w:space="0" w:color="auto"/>
      </w:divBdr>
      <w:divsChild>
        <w:div w:id="329219229">
          <w:marLeft w:val="0"/>
          <w:marRight w:val="0"/>
          <w:marTop w:val="0"/>
          <w:marBottom w:val="0"/>
          <w:divBdr>
            <w:top w:val="none" w:sz="0" w:space="0" w:color="auto"/>
            <w:left w:val="none" w:sz="0" w:space="0" w:color="auto"/>
            <w:bottom w:val="none" w:sz="0" w:space="0" w:color="auto"/>
            <w:right w:val="none" w:sz="0" w:space="0" w:color="auto"/>
          </w:divBdr>
        </w:div>
        <w:div w:id="770397194">
          <w:marLeft w:val="0"/>
          <w:marRight w:val="0"/>
          <w:marTop w:val="0"/>
          <w:marBottom w:val="0"/>
          <w:divBdr>
            <w:top w:val="none" w:sz="0" w:space="0" w:color="auto"/>
            <w:left w:val="none" w:sz="0" w:space="0" w:color="auto"/>
            <w:bottom w:val="none" w:sz="0" w:space="0" w:color="auto"/>
            <w:right w:val="none" w:sz="0" w:space="0" w:color="auto"/>
          </w:divBdr>
        </w:div>
        <w:div w:id="758210909">
          <w:marLeft w:val="0"/>
          <w:marRight w:val="0"/>
          <w:marTop w:val="0"/>
          <w:marBottom w:val="0"/>
          <w:divBdr>
            <w:top w:val="none" w:sz="0" w:space="0" w:color="auto"/>
            <w:left w:val="none" w:sz="0" w:space="0" w:color="auto"/>
            <w:bottom w:val="none" w:sz="0" w:space="0" w:color="auto"/>
            <w:right w:val="none" w:sz="0" w:space="0" w:color="auto"/>
          </w:divBdr>
        </w:div>
        <w:div w:id="1477645627">
          <w:marLeft w:val="0"/>
          <w:marRight w:val="0"/>
          <w:marTop w:val="0"/>
          <w:marBottom w:val="0"/>
          <w:divBdr>
            <w:top w:val="none" w:sz="0" w:space="0" w:color="auto"/>
            <w:left w:val="none" w:sz="0" w:space="0" w:color="auto"/>
            <w:bottom w:val="none" w:sz="0" w:space="0" w:color="auto"/>
            <w:right w:val="none" w:sz="0" w:space="0" w:color="auto"/>
          </w:divBdr>
        </w:div>
        <w:div w:id="113406533">
          <w:marLeft w:val="0"/>
          <w:marRight w:val="0"/>
          <w:marTop w:val="0"/>
          <w:marBottom w:val="0"/>
          <w:divBdr>
            <w:top w:val="none" w:sz="0" w:space="0" w:color="auto"/>
            <w:left w:val="none" w:sz="0" w:space="0" w:color="auto"/>
            <w:bottom w:val="none" w:sz="0" w:space="0" w:color="auto"/>
            <w:right w:val="none" w:sz="0" w:space="0" w:color="auto"/>
          </w:divBdr>
        </w:div>
        <w:div w:id="1871919181">
          <w:marLeft w:val="0"/>
          <w:marRight w:val="0"/>
          <w:marTop w:val="0"/>
          <w:marBottom w:val="0"/>
          <w:divBdr>
            <w:top w:val="none" w:sz="0" w:space="0" w:color="auto"/>
            <w:left w:val="none" w:sz="0" w:space="0" w:color="auto"/>
            <w:bottom w:val="none" w:sz="0" w:space="0" w:color="auto"/>
            <w:right w:val="none" w:sz="0" w:space="0" w:color="auto"/>
          </w:divBdr>
        </w:div>
        <w:div w:id="1967274430">
          <w:marLeft w:val="0"/>
          <w:marRight w:val="0"/>
          <w:marTop w:val="0"/>
          <w:marBottom w:val="0"/>
          <w:divBdr>
            <w:top w:val="none" w:sz="0" w:space="0" w:color="auto"/>
            <w:left w:val="none" w:sz="0" w:space="0" w:color="auto"/>
            <w:bottom w:val="none" w:sz="0" w:space="0" w:color="auto"/>
            <w:right w:val="none" w:sz="0" w:space="0" w:color="auto"/>
          </w:divBdr>
        </w:div>
        <w:div w:id="1415740088">
          <w:marLeft w:val="0"/>
          <w:marRight w:val="0"/>
          <w:marTop w:val="0"/>
          <w:marBottom w:val="0"/>
          <w:divBdr>
            <w:top w:val="none" w:sz="0" w:space="0" w:color="auto"/>
            <w:left w:val="none" w:sz="0" w:space="0" w:color="auto"/>
            <w:bottom w:val="none" w:sz="0" w:space="0" w:color="auto"/>
            <w:right w:val="none" w:sz="0" w:space="0" w:color="auto"/>
          </w:divBdr>
        </w:div>
        <w:div w:id="238826548">
          <w:marLeft w:val="0"/>
          <w:marRight w:val="0"/>
          <w:marTop w:val="0"/>
          <w:marBottom w:val="0"/>
          <w:divBdr>
            <w:top w:val="none" w:sz="0" w:space="0" w:color="auto"/>
            <w:left w:val="none" w:sz="0" w:space="0" w:color="auto"/>
            <w:bottom w:val="none" w:sz="0" w:space="0" w:color="auto"/>
            <w:right w:val="none" w:sz="0" w:space="0" w:color="auto"/>
          </w:divBdr>
        </w:div>
        <w:div w:id="914511541">
          <w:marLeft w:val="0"/>
          <w:marRight w:val="0"/>
          <w:marTop w:val="0"/>
          <w:marBottom w:val="0"/>
          <w:divBdr>
            <w:top w:val="none" w:sz="0" w:space="0" w:color="auto"/>
            <w:left w:val="none" w:sz="0" w:space="0" w:color="auto"/>
            <w:bottom w:val="none" w:sz="0" w:space="0" w:color="auto"/>
            <w:right w:val="none" w:sz="0" w:space="0" w:color="auto"/>
          </w:divBdr>
        </w:div>
        <w:div w:id="50158346">
          <w:marLeft w:val="0"/>
          <w:marRight w:val="0"/>
          <w:marTop w:val="0"/>
          <w:marBottom w:val="0"/>
          <w:divBdr>
            <w:top w:val="none" w:sz="0" w:space="0" w:color="auto"/>
            <w:left w:val="none" w:sz="0" w:space="0" w:color="auto"/>
            <w:bottom w:val="none" w:sz="0" w:space="0" w:color="auto"/>
            <w:right w:val="none" w:sz="0" w:space="0" w:color="auto"/>
          </w:divBdr>
        </w:div>
        <w:div w:id="573706191">
          <w:marLeft w:val="0"/>
          <w:marRight w:val="0"/>
          <w:marTop w:val="0"/>
          <w:marBottom w:val="0"/>
          <w:divBdr>
            <w:top w:val="none" w:sz="0" w:space="0" w:color="auto"/>
            <w:left w:val="none" w:sz="0" w:space="0" w:color="auto"/>
            <w:bottom w:val="none" w:sz="0" w:space="0" w:color="auto"/>
            <w:right w:val="none" w:sz="0" w:space="0" w:color="auto"/>
          </w:divBdr>
        </w:div>
        <w:div w:id="338585262">
          <w:marLeft w:val="0"/>
          <w:marRight w:val="0"/>
          <w:marTop w:val="0"/>
          <w:marBottom w:val="0"/>
          <w:divBdr>
            <w:top w:val="none" w:sz="0" w:space="0" w:color="auto"/>
            <w:left w:val="none" w:sz="0" w:space="0" w:color="auto"/>
            <w:bottom w:val="none" w:sz="0" w:space="0" w:color="auto"/>
            <w:right w:val="none" w:sz="0" w:space="0" w:color="auto"/>
          </w:divBdr>
        </w:div>
        <w:div w:id="1014191353">
          <w:marLeft w:val="0"/>
          <w:marRight w:val="0"/>
          <w:marTop w:val="0"/>
          <w:marBottom w:val="0"/>
          <w:divBdr>
            <w:top w:val="none" w:sz="0" w:space="0" w:color="auto"/>
            <w:left w:val="none" w:sz="0" w:space="0" w:color="auto"/>
            <w:bottom w:val="none" w:sz="0" w:space="0" w:color="auto"/>
            <w:right w:val="none" w:sz="0" w:space="0" w:color="auto"/>
          </w:divBdr>
        </w:div>
        <w:div w:id="1876575290">
          <w:marLeft w:val="0"/>
          <w:marRight w:val="0"/>
          <w:marTop w:val="0"/>
          <w:marBottom w:val="0"/>
          <w:divBdr>
            <w:top w:val="none" w:sz="0" w:space="0" w:color="auto"/>
            <w:left w:val="none" w:sz="0" w:space="0" w:color="auto"/>
            <w:bottom w:val="none" w:sz="0" w:space="0" w:color="auto"/>
            <w:right w:val="none" w:sz="0" w:space="0" w:color="auto"/>
          </w:divBdr>
        </w:div>
        <w:div w:id="28798885">
          <w:marLeft w:val="0"/>
          <w:marRight w:val="0"/>
          <w:marTop w:val="0"/>
          <w:marBottom w:val="0"/>
          <w:divBdr>
            <w:top w:val="none" w:sz="0" w:space="0" w:color="auto"/>
            <w:left w:val="none" w:sz="0" w:space="0" w:color="auto"/>
            <w:bottom w:val="none" w:sz="0" w:space="0" w:color="auto"/>
            <w:right w:val="none" w:sz="0" w:space="0" w:color="auto"/>
          </w:divBdr>
        </w:div>
        <w:div w:id="610940339">
          <w:marLeft w:val="0"/>
          <w:marRight w:val="0"/>
          <w:marTop w:val="0"/>
          <w:marBottom w:val="0"/>
          <w:divBdr>
            <w:top w:val="none" w:sz="0" w:space="0" w:color="auto"/>
            <w:left w:val="none" w:sz="0" w:space="0" w:color="auto"/>
            <w:bottom w:val="none" w:sz="0" w:space="0" w:color="auto"/>
            <w:right w:val="none" w:sz="0" w:space="0" w:color="auto"/>
          </w:divBdr>
        </w:div>
        <w:div w:id="685834368">
          <w:marLeft w:val="0"/>
          <w:marRight w:val="0"/>
          <w:marTop w:val="0"/>
          <w:marBottom w:val="0"/>
          <w:divBdr>
            <w:top w:val="none" w:sz="0" w:space="0" w:color="auto"/>
            <w:left w:val="none" w:sz="0" w:space="0" w:color="auto"/>
            <w:bottom w:val="none" w:sz="0" w:space="0" w:color="auto"/>
            <w:right w:val="none" w:sz="0" w:space="0" w:color="auto"/>
          </w:divBdr>
        </w:div>
        <w:div w:id="1038165787">
          <w:marLeft w:val="0"/>
          <w:marRight w:val="0"/>
          <w:marTop w:val="0"/>
          <w:marBottom w:val="0"/>
          <w:divBdr>
            <w:top w:val="none" w:sz="0" w:space="0" w:color="auto"/>
            <w:left w:val="none" w:sz="0" w:space="0" w:color="auto"/>
            <w:bottom w:val="none" w:sz="0" w:space="0" w:color="auto"/>
            <w:right w:val="none" w:sz="0" w:space="0" w:color="auto"/>
          </w:divBdr>
        </w:div>
        <w:div w:id="931278654">
          <w:marLeft w:val="0"/>
          <w:marRight w:val="0"/>
          <w:marTop w:val="0"/>
          <w:marBottom w:val="0"/>
          <w:divBdr>
            <w:top w:val="none" w:sz="0" w:space="0" w:color="auto"/>
            <w:left w:val="none" w:sz="0" w:space="0" w:color="auto"/>
            <w:bottom w:val="none" w:sz="0" w:space="0" w:color="auto"/>
            <w:right w:val="none" w:sz="0" w:space="0" w:color="auto"/>
          </w:divBdr>
        </w:div>
        <w:div w:id="1912886549">
          <w:marLeft w:val="0"/>
          <w:marRight w:val="0"/>
          <w:marTop w:val="0"/>
          <w:marBottom w:val="0"/>
          <w:divBdr>
            <w:top w:val="none" w:sz="0" w:space="0" w:color="auto"/>
            <w:left w:val="none" w:sz="0" w:space="0" w:color="auto"/>
            <w:bottom w:val="none" w:sz="0" w:space="0" w:color="auto"/>
            <w:right w:val="none" w:sz="0" w:space="0" w:color="auto"/>
          </w:divBdr>
        </w:div>
        <w:div w:id="470752980">
          <w:marLeft w:val="0"/>
          <w:marRight w:val="0"/>
          <w:marTop w:val="0"/>
          <w:marBottom w:val="0"/>
          <w:divBdr>
            <w:top w:val="none" w:sz="0" w:space="0" w:color="auto"/>
            <w:left w:val="none" w:sz="0" w:space="0" w:color="auto"/>
            <w:bottom w:val="none" w:sz="0" w:space="0" w:color="auto"/>
            <w:right w:val="none" w:sz="0" w:space="0" w:color="auto"/>
          </w:divBdr>
        </w:div>
      </w:divsChild>
    </w:div>
    <w:div w:id="1089041111">
      <w:bodyDiv w:val="1"/>
      <w:marLeft w:val="0"/>
      <w:marRight w:val="0"/>
      <w:marTop w:val="0"/>
      <w:marBottom w:val="0"/>
      <w:divBdr>
        <w:top w:val="none" w:sz="0" w:space="0" w:color="auto"/>
        <w:left w:val="none" w:sz="0" w:space="0" w:color="auto"/>
        <w:bottom w:val="none" w:sz="0" w:space="0" w:color="auto"/>
        <w:right w:val="none" w:sz="0" w:space="0" w:color="auto"/>
      </w:divBdr>
    </w:div>
    <w:div w:id="1312637201">
      <w:bodyDiv w:val="1"/>
      <w:marLeft w:val="0"/>
      <w:marRight w:val="0"/>
      <w:marTop w:val="0"/>
      <w:marBottom w:val="0"/>
      <w:divBdr>
        <w:top w:val="none" w:sz="0" w:space="0" w:color="auto"/>
        <w:left w:val="none" w:sz="0" w:space="0" w:color="auto"/>
        <w:bottom w:val="none" w:sz="0" w:space="0" w:color="auto"/>
        <w:right w:val="none" w:sz="0" w:space="0" w:color="auto"/>
      </w:divBdr>
      <w:divsChild>
        <w:div w:id="1446345618">
          <w:marLeft w:val="0"/>
          <w:marRight w:val="0"/>
          <w:marTop w:val="0"/>
          <w:marBottom w:val="0"/>
          <w:divBdr>
            <w:top w:val="none" w:sz="0" w:space="0" w:color="auto"/>
            <w:left w:val="none" w:sz="0" w:space="0" w:color="auto"/>
            <w:bottom w:val="none" w:sz="0" w:space="0" w:color="auto"/>
            <w:right w:val="none" w:sz="0" w:space="0" w:color="auto"/>
          </w:divBdr>
        </w:div>
        <w:div w:id="1295403854">
          <w:marLeft w:val="0"/>
          <w:marRight w:val="0"/>
          <w:marTop w:val="0"/>
          <w:marBottom w:val="0"/>
          <w:divBdr>
            <w:top w:val="none" w:sz="0" w:space="0" w:color="auto"/>
            <w:left w:val="none" w:sz="0" w:space="0" w:color="auto"/>
            <w:bottom w:val="none" w:sz="0" w:space="0" w:color="auto"/>
            <w:right w:val="none" w:sz="0" w:space="0" w:color="auto"/>
          </w:divBdr>
        </w:div>
        <w:div w:id="332536585">
          <w:marLeft w:val="0"/>
          <w:marRight w:val="0"/>
          <w:marTop w:val="0"/>
          <w:marBottom w:val="0"/>
          <w:divBdr>
            <w:top w:val="none" w:sz="0" w:space="0" w:color="auto"/>
            <w:left w:val="none" w:sz="0" w:space="0" w:color="auto"/>
            <w:bottom w:val="none" w:sz="0" w:space="0" w:color="auto"/>
            <w:right w:val="none" w:sz="0" w:space="0" w:color="auto"/>
          </w:divBdr>
        </w:div>
        <w:div w:id="1121805645">
          <w:marLeft w:val="0"/>
          <w:marRight w:val="0"/>
          <w:marTop w:val="0"/>
          <w:marBottom w:val="0"/>
          <w:divBdr>
            <w:top w:val="none" w:sz="0" w:space="0" w:color="auto"/>
            <w:left w:val="none" w:sz="0" w:space="0" w:color="auto"/>
            <w:bottom w:val="none" w:sz="0" w:space="0" w:color="auto"/>
            <w:right w:val="none" w:sz="0" w:space="0" w:color="auto"/>
          </w:divBdr>
        </w:div>
        <w:div w:id="1559898069">
          <w:marLeft w:val="0"/>
          <w:marRight w:val="0"/>
          <w:marTop w:val="0"/>
          <w:marBottom w:val="0"/>
          <w:divBdr>
            <w:top w:val="none" w:sz="0" w:space="0" w:color="auto"/>
            <w:left w:val="none" w:sz="0" w:space="0" w:color="auto"/>
            <w:bottom w:val="none" w:sz="0" w:space="0" w:color="auto"/>
            <w:right w:val="none" w:sz="0" w:space="0" w:color="auto"/>
          </w:divBdr>
        </w:div>
        <w:div w:id="879704027">
          <w:marLeft w:val="0"/>
          <w:marRight w:val="0"/>
          <w:marTop w:val="0"/>
          <w:marBottom w:val="0"/>
          <w:divBdr>
            <w:top w:val="none" w:sz="0" w:space="0" w:color="auto"/>
            <w:left w:val="none" w:sz="0" w:space="0" w:color="auto"/>
            <w:bottom w:val="none" w:sz="0" w:space="0" w:color="auto"/>
            <w:right w:val="none" w:sz="0" w:space="0" w:color="auto"/>
          </w:divBdr>
        </w:div>
        <w:div w:id="1536195043">
          <w:marLeft w:val="0"/>
          <w:marRight w:val="0"/>
          <w:marTop w:val="0"/>
          <w:marBottom w:val="0"/>
          <w:divBdr>
            <w:top w:val="none" w:sz="0" w:space="0" w:color="auto"/>
            <w:left w:val="none" w:sz="0" w:space="0" w:color="auto"/>
            <w:bottom w:val="none" w:sz="0" w:space="0" w:color="auto"/>
            <w:right w:val="none" w:sz="0" w:space="0" w:color="auto"/>
          </w:divBdr>
        </w:div>
        <w:div w:id="363100583">
          <w:marLeft w:val="0"/>
          <w:marRight w:val="0"/>
          <w:marTop w:val="0"/>
          <w:marBottom w:val="0"/>
          <w:divBdr>
            <w:top w:val="none" w:sz="0" w:space="0" w:color="auto"/>
            <w:left w:val="none" w:sz="0" w:space="0" w:color="auto"/>
            <w:bottom w:val="none" w:sz="0" w:space="0" w:color="auto"/>
            <w:right w:val="none" w:sz="0" w:space="0" w:color="auto"/>
          </w:divBdr>
        </w:div>
        <w:div w:id="709720375">
          <w:marLeft w:val="0"/>
          <w:marRight w:val="0"/>
          <w:marTop w:val="0"/>
          <w:marBottom w:val="0"/>
          <w:divBdr>
            <w:top w:val="none" w:sz="0" w:space="0" w:color="auto"/>
            <w:left w:val="none" w:sz="0" w:space="0" w:color="auto"/>
            <w:bottom w:val="none" w:sz="0" w:space="0" w:color="auto"/>
            <w:right w:val="none" w:sz="0" w:space="0" w:color="auto"/>
          </w:divBdr>
        </w:div>
      </w:divsChild>
    </w:div>
    <w:div w:id="1547258978">
      <w:bodyDiv w:val="1"/>
      <w:marLeft w:val="0"/>
      <w:marRight w:val="0"/>
      <w:marTop w:val="0"/>
      <w:marBottom w:val="0"/>
      <w:divBdr>
        <w:top w:val="none" w:sz="0" w:space="0" w:color="auto"/>
        <w:left w:val="none" w:sz="0" w:space="0" w:color="auto"/>
        <w:bottom w:val="none" w:sz="0" w:space="0" w:color="auto"/>
        <w:right w:val="none" w:sz="0" w:space="0" w:color="auto"/>
      </w:divBdr>
      <w:divsChild>
        <w:div w:id="1919242702">
          <w:marLeft w:val="0"/>
          <w:marRight w:val="0"/>
          <w:marTop w:val="0"/>
          <w:marBottom w:val="0"/>
          <w:divBdr>
            <w:top w:val="none" w:sz="0" w:space="0" w:color="auto"/>
            <w:left w:val="none" w:sz="0" w:space="0" w:color="auto"/>
            <w:bottom w:val="none" w:sz="0" w:space="0" w:color="auto"/>
            <w:right w:val="none" w:sz="0" w:space="0" w:color="auto"/>
          </w:divBdr>
          <w:divsChild>
            <w:div w:id="652028634">
              <w:marLeft w:val="0"/>
              <w:marRight w:val="0"/>
              <w:marTop w:val="0"/>
              <w:marBottom w:val="0"/>
              <w:divBdr>
                <w:top w:val="none" w:sz="0" w:space="0" w:color="auto"/>
                <w:left w:val="none" w:sz="0" w:space="0" w:color="auto"/>
                <w:bottom w:val="none" w:sz="0" w:space="0" w:color="auto"/>
                <w:right w:val="none" w:sz="0" w:space="0" w:color="auto"/>
              </w:divBdr>
              <w:divsChild>
                <w:div w:id="484857663">
                  <w:marLeft w:val="0"/>
                  <w:marRight w:val="0"/>
                  <w:marTop w:val="0"/>
                  <w:marBottom w:val="0"/>
                  <w:divBdr>
                    <w:top w:val="none" w:sz="0" w:space="0" w:color="auto"/>
                    <w:left w:val="none" w:sz="0" w:space="0" w:color="auto"/>
                    <w:bottom w:val="none" w:sz="0" w:space="0" w:color="auto"/>
                    <w:right w:val="none" w:sz="0" w:space="0" w:color="auto"/>
                  </w:divBdr>
                </w:div>
                <w:div w:id="569121928">
                  <w:marLeft w:val="0"/>
                  <w:marRight w:val="0"/>
                  <w:marTop w:val="0"/>
                  <w:marBottom w:val="0"/>
                  <w:divBdr>
                    <w:top w:val="none" w:sz="0" w:space="0" w:color="auto"/>
                    <w:left w:val="none" w:sz="0" w:space="0" w:color="auto"/>
                    <w:bottom w:val="none" w:sz="0" w:space="0" w:color="auto"/>
                    <w:right w:val="none" w:sz="0" w:space="0" w:color="auto"/>
                  </w:divBdr>
                </w:div>
                <w:div w:id="307175589">
                  <w:marLeft w:val="0"/>
                  <w:marRight w:val="0"/>
                  <w:marTop w:val="0"/>
                  <w:marBottom w:val="0"/>
                  <w:divBdr>
                    <w:top w:val="none" w:sz="0" w:space="0" w:color="auto"/>
                    <w:left w:val="none" w:sz="0" w:space="0" w:color="auto"/>
                    <w:bottom w:val="none" w:sz="0" w:space="0" w:color="auto"/>
                    <w:right w:val="none" w:sz="0" w:space="0" w:color="auto"/>
                  </w:divBdr>
                </w:div>
                <w:div w:id="1622541383">
                  <w:marLeft w:val="0"/>
                  <w:marRight w:val="0"/>
                  <w:marTop w:val="0"/>
                  <w:marBottom w:val="0"/>
                  <w:divBdr>
                    <w:top w:val="none" w:sz="0" w:space="0" w:color="auto"/>
                    <w:left w:val="none" w:sz="0" w:space="0" w:color="auto"/>
                    <w:bottom w:val="none" w:sz="0" w:space="0" w:color="auto"/>
                    <w:right w:val="none" w:sz="0" w:space="0" w:color="auto"/>
                  </w:divBdr>
                </w:div>
                <w:div w:id="747583159">
                  <w:marLeft w:val="0"/>
                  <w:marRight w:val="0"/>
                  <w:marTop w:val="0"/>
                  <w:marBottom w:val="0"/>
                  <w:divBdr>
                    <w:top w:val="none" w:sz="0" w:space="0" w:color="auto"/>
                    <w:left w:val="none" w:sz="0" w:space="0" w:color="auto"/>
                    <w:bottom w:val="none" w:sz="0" w:space="0" w:color="auto"/>
                    <w:right w:val="none" w:sz="0" w:space="0" w:color="auto"/>
                  </w:divBdr>
                </w:div>
                <w:div w:id="711803393">
                  <w:marLeft w:val="0"/>
                  <w:marRight w:val="0"/>
                  <w:marTop w:val="0"/>
                  <w:marBottom w:val="0"/>
                  <w:divBdr>
                    <w:top w:val="none" w:sz="0" w:space="0" w:color="auto"/>
                    <w:left w:val="none" w:sz="0" w:space="0" w:color="auto"/>
                    <w:bottom w:val="none" w:sz="0" w:space="0" w:color="auto"/>
                    <w:right w:val="none" w:sz="0" w:space="0" w:color="auto"/>
                  </w:divBdr>
                </w:div>
                <w:div w:id="755399604">
                  <w:marLeft w:val="0"/>
                  <w:marRight w:val="0"/>
                  <w:marTop w:val="0"/>
                  <w:marBottom w:val="0"/>
                  <w:divBdr>
                    <w:top w:val="none" w:sz="0" w:space="0" w:color="auto"/>
                    <w:left w:val="none" w:sz="0" w:space="0" w:color="auto"/>
                    <w:bottom w:val="none" w:sz="0" w:space="0" w:color="auto"/>
                    <w:right w:val="none" w:sz="0" w:space="0" w:color="auto"/>
                  </w:divBdr>
                </w:div>
                <w:div w:id="1645354619">
                  <w:marLeft w:val="0"/>
                  <w:marRight w:val="0"/>
                  <w:marTop w:val="0"/>
                  <w:marBottom w:val="0"/>
                  <w:divBdr>
                    <w:top w:val="none" w:sz="0" w:space="0" w:color="auto"/>
                    <w:left w:val="none" w:sz="0" w:space="0" w:color="auto"/>
                    <w:bottom w:val="none" w:sz="0" w:space="0" w:color="auto"/>
                    <w:right w:val="none" w:sz="0" w:space="0" w:color="auto"/>
                  </w:divBdr>
                </w:div>
                <w:div w:id="1545748075">
                  <w:marLeft w:val="0"/>
                  <w:marRight w:val="0"/>
                  <w:marTop w:val="0"/>
                  <w:marBottom w:val="0"/>
                  <w:divBdr>
                    <w:top w:val="none" w:sz="0" w:space="0" w:color="auto"/>
                    <w:left w:val="none" w:sz="0" w:space="0" w:color="auto"/>
                    <w:bottom w:val="none" w:sz="0" w:space="0" w:color="auto"/>
                    <w:right w:val="none" w:sz="0" w:space="0" w:color="auto"/>
                  </w:divBdr>
                </w:div>
                <w:div w:id="630525055">
                  <w:marLeft w:val="0"/>
                  <w:marRight w:val="0"/>
                  <w:marTop w:val="0"/>
                  <w:marBottom w:val="0"/>
                  <w:divBdr>
                    <w:top w:val="none" w:sz="0" w:space="0" w:color="auto"/>
                    <w:left w:val="none" w:sz="0" w:space="0" w:color="auto"/>
                    <w:bottom w:val="none" w:sz="0" w:space="0" w:color="auto"/>
                    <w:right w:val="none" w:sz="0" w:space="0" w:color="auto"/>
                  </w:divBdr>
                </w:div>
                <w:div w:id="1860196678">
                  <w:marLeft w:val="0"/>
                  <w:marRight w:val="0"/>
                  <w:marTop w:val="0"/>
                  <w:marBottom w:val="0"/>
                  <w:divBdr>
                    <w:top w:val="none" w:sz="0" w:space="0" w:color="auto"/>
                    <w:left w:val="none" w:sz="0" w:space="0" w:color="auto"/>
                    <w:bottom w:val="none" w:sz="0" w:space="0" w:color="auto"/>
                    <w:right w:val="none" w:sz="0" w:space="0" w:color="auto"/>
                  </w:divBdr>
                </w:div>
                <w:div w:id="1853909606">
                  <w:marLeft w:val="0"/>
                  <w:marRight w:val="0"/>
                  <w:marTop w:val="0"/>
                  <w:marBottom w:val="0"/>
                  <w:divBdr>
                    <w:top w:val="none" w:sz="0" w:space="0" w:color="auto"/>
                    <w:left w:val="none" w:sz="0" w:space="0" w:color="auto"/>
                    <w:bottom w:val="none" w:sz="0" w:space="0" w:color="auto"/>
                    <w:right w:val="none" w:sz="0" w:space="0" w:color="auto"/>
                  </w:divBdr>
                </w:div>
                <w:div w:id="1681009608">
                  <w:marLeft w:val="0"/>
                  <w:marRight w:val="0"/>
                  <w:marTop w:val="0"/>
                  <w:marBottom w:val="0"/>
                  <w:divBdr>
                    <w:top w:val="none" w:sz="0" w:space="0" w:color="auto"/>
                    <w:left w:val="none" w:sz="0" w:space="0" w:color="auto"/>
                    <w:bottom w:val="none" w:sz="0" w:space="0" w:color="auto"/>
                    <w:right w:val="none" w:sz="0" w:space="0" w:color="auto"/>
                  </w:divBdr>
                </w:div>
                <w:div w:id="1049958684">
                  <w:marLeft w:val="0"/>
                  <w:marRight w:val="0"/>
                  <w:marTop w:val="0"/>
                  <w:marBottom w:val="0"/>
                  <w:divBdr>
                    <w:top w:val="none" w:sz="0" w:space="0" w:color="auto"/>
                    <w:left w:val="none" w:sz="0" w:space="0" w:color="auto"/>
                    <w:bottom w:val="none" w:sz="0" w:space="0" w:color="auto"/>
                    <w:right w:val="none" w:sz="0" w:space="0" w:color="auto"/>
                  </w:divBdr>
                </w:div>
                <w:div w:id="1146317433">
                  <w:marLeft w:val="0"/>
                  <w:marRight w:val="0"/>
                  <w:marTop w:val="0"/>
                  <w:marBottom w:val="0"/>
                  <w:divBdr>
                    <w:top w:val="none" w:sz="0" w:space="0" w:color="auto"/>
                    <w:left w:val="none" w:sz="0" w:space="0" w:color="auto"/>
                    <w:bottom w:val="none" w:sz="0" w:space="0" w:color="auto"/>
                    <w:right w:val="none" w:sz="0" w:space="0" w:color="auto"/>
                  </w:divBdr>
                </w:div>
                <w:div w:id="1336565835">
                  <w:marLeft w:val="0"/>
                  <w:marRight w:val="0"/>
                  <w:marTop w:val="0"/>
                  <w:marBottom w:val="0"/>
                  <w:divBdr>
                    <w:top w:val="none" w:sz="0" w:space="0" w:color="auto"/>
                    <w:left w:val="none" w:sz="0" w:space="0" w:color="auto"/>
                    <w:bottom w:val="none" w:sz="0" w:space="0" w:color="auto"/>
                    <w:right w:val="none" w:sz="0" w:space="0" w:color="auto"/>
                  </w:divBdr>
                </w:div>
                <w:div w:id="1341664573">
                  <w:marLeft w:val="0"/>
                  <w:marRight w:val="0"/>
                  <w:marTop w:val="0"/>
                  <w:marBottom w:val="0"/>
                  <w:divBdr>
                    <w:top w:val="none" w:sz="0" w:space="0" w:color="auto"/>
                    <w:left w:val="none" w:sz="0" w:space="0" w:color="auto"/>
                    <w:bottom w:val="none" w:sz="0" w:space="0" w:color="auto"/>
                    <w:right w:val="none" w:sz="0" w:space="0" w:color="auto"/>
                  </w:divBdr>
                </w:div>
                <w:div w:id="530071361">
                  <w:marLeft w:val="0"/>
                  <w:marRight w:val="0"/>
                  <w:marTop w:val="0"/>
                  <w:marBottom w:val="0"/>
                  <w:divBdr>
                    <w:top w:val="none" w:sz="0" w:space="0" w:color="auto"/>
                    <w:left w:val="none" w:sz="0" w:space="0" w:color="auto"/>
                    <w:bottom w:val="none" w:sz="0" w:space="0" w:color="auto"/>
                    <w:right w:val="none" w:sz="0" w:space="0" w:color="auto"/>
                  </w:divBdr>
                </w:div>
                <w:div w:id="719520993">
                  <w:marLeft w:val="0"/>
                  <w:marRight w:val="0"/>
                  <w:marTop w:val="0"/>
                  <w:marBottom w:val="0"/>
                  <w:divBdr>
                    <w:top w:val="none" w:sz="0" w:space="0" w:color="auto"/>
                    <w:left w:val="none" w:sz="0" w:space="0" w:color="auto"/>
                    <w:bottom w:val="none" w:sz="0" w:space="0" w:color="auto"/>
                    <w:right w:val="none" w:sz="0" w:space="0" w:color="auto"/>
                  </w:divBdr>
                </w:div>
                <w:div w:id="654577345">
                  <w:marLeft w:val="0"/>
                  <w:marRight w:val="0"/>
                  <w:marTop w:val="0"/>
                  <w:marBottom w:val="0"/>
                  <w:divBdr>
                    <w:top w:val="none" w:sz="0" w:space="0" w:color="auto"/>
                    <w:left w:val="none" w:sz="0" w:space="0" w:color="auto"/>
                    <w:bottom w:val="none" w:sz="0" w:space="0" w:color="auto"/>
                    <w:right w:val="none" w:sz="0" w:space="0" w:color="auto"/>
                  </w:divBdr>
                </w:div>
                <w:div w:id="156575275">
                  <w:marLeft w:val="0"/>
                  <w:marRight w:val="0"/>
                  <w:marTop w:val="0"/>
                  <w:marBottom w:val="0"/>
                  <w:divBdr>
                    <w:top w:val="none" w:sz="0" w:space="0" w:color="auto"/>
                    <w:left w:val="none" w:sz="0" w:space="0" w:color="auto"/>
                    <w:bottom w:val="none" w:sz="0" w:space="0" w:color="auto"/>
                    <w:right w:val="none" w:sz="0" w:space="0" w:color="auto"/>
                  </w:divBdr>
                </w:div>
                <w:div w:id="1247962591">
                  <w:marLeft w:val="0"/>
                  <w:marRight w:val="0"/>
                  <w:marTop w:val="0"/>
                  <w:marBottom w:val="0"/>
                  <w:divBdr>
                    <w:top w:val="none" w:sz="0" w:space="0" w:color="auto"/>
                    <w:left w:val="none" w:sz="0" w:space="0" w:color="auto"/>
                    <w:bottom w:val="none" w:sz="0" w:space="0" w:color="auto"/>
                    <w:right w:val="none" w:sz="0" w:space="0" w:color="auto"/>
                  </w:divBdr>
                </w:div>
                <w:div w:id="1367172795">
                  <w:marLeft w:val="0"/>
                  <w:marRight w:val="0"/>
                  <w:marTop w:val="0"/>
                  <w:marBottom w:val="0"/>
                  <w:divBdr>
                    <w:top w:val="none" w:sz="0" w:space="0" w:color="auto"/>
                    <w:left w:val="none" w:sz="0" w:space="0" w:color="auto"/>
                    <w:bottom w:val="none" w:sz="0" w:space="0" w:color="auto"/>
                    <w:right w:val="none" w:sz="0" w:space="0" w:color="auto"/>
                  </w:divBdr>
                </w:div>
                <w:div w:id="1217934199">
                  <w:marLeft w:val="0"/>
                  <w:marRight w:val="0"/>
                  <w:marTop w:val="0"/>
                  <w:marBottom w:val="0"/>
                  <w:divBdr>
                    <w:top w:val="none" w:sz="0" w:space="0" w:color="auto"/>
                    <w:left w:val="none" w:sz="0" w:space="0" w:color="auto"/>
                    <w:bottom w:val="none" w:sz="0" w:space="0" w:color="auto"/>
                    <w:right w:val="none" w:sz="0" w:space="0" w:color="auto"/>
                  </w:divBdr>
                </w:div>
                <w:div w:id="1926575888">
                  <w:marLeft w:val="0"/>
                  <w:marRight w:val="0"/>
                  <w:marTop w:val="0"/>
                  <w:marBottom w:val="0"/>
                  <w:divBdr>
                    <w:top w:val="none" w:sz="0" w:space="0" w:color="auto"/>
                    <w:left w:val="none" w:sz="0" w:space="0" w:color="auto"/>
                    <w:bottom w:val="none" w:sz="0" w:space="0" w:color="auto"/>
                    <w:right w:val="none" w:sz="0" w:space="0" w:color="auto"/>
                  </w:divBdr>
                </w:div>
                <w:div w:id="1977447991">
                  <w:marLeft w:val="0"/>
                  <w:marRight w:val="0"/>
                  <w:marTop w:val="0"/>
                  <w:marBottom w:val="0"/>
                  <w:divBdr>
                    <w:top w:val="none" w:sz="0" w:space="0" w:color="auto"/>
                    <w:left w:val="none" w:sz="0" w:space="0" w:color="auto"/>
                    <w:bottom w:val="none" w:sz="0" w:space="0" w:color="auto"/>
                    <w:right w:val="none" w:sz="0" w:space="0" w:color="auto"/>
                  </w:divBdr>
                </w:div>
                <w:div w:id="953907537">
                  <w:marLeft w:val="0"/>
                  <w:marRight w:val="0"/>
                  <w:marTop w:val="0"/>
                  <w:marBottom w:val="0"/>
                  <w:divBdr>
                    <w:top w:val="none" w:sz="0" w:space="0" w:color="auto"/>
                    <w:left w:val="none" w:sz="0" w:space="0" w:color="auto"/>
                    <w:bottom w:val="none" w:sz="0" w:space="0" w:color="auto"/>
                    <w:right w:val="none" w:sz="0" w:space="0" w:color="auto"/>
                  </w:divBdr>
                </w:div>
                <w:div w:id="1315337584">
                  <w:marLeft w:val="0"/>
                  <w:marRight w:val="0"/>
                  <w:marTop w:val="0"/>
                  <w:marBottom w:val="0"/>
                  <w:divBdr>
                    <w:top w:val="none" w:sz="0" w:space="0" w:color="auto"/>
                    <w:left w:val="none" w:sz="0" w:space="0" w:color="auto"/>
                    <w:bottom w:val="none" w:sz="0" w:space="0" w:color="auto"/>
                    <w:right w:val="none" w:sz="0" w:space="0" w:color="auto"/>
                  </w:divBdr>
                </w:div>
                <w:div w:id="1696074077">
                  <w:marLeft w:val="0"/>
                  <w:marRight w:val="0"/>
                  <w:marTop w:val="0"/>
                  <w:marBottom w:val="0"/>
                  <w:divBdr>
                    <w:top w:val="none" w:sz="0" w:space="0" w:color="auto"/>
                    <w:left w:val="none" w:sz="0" w:space="0" w:color="auto"/>
                    <w:bottom w:val="none" w:sz="0" w:space="0" w:color="auto"/>
                    <w:right w:val="none" w:sz="0" w:space="0" w:color="auto"/>
                  </w:divBdr>
                </w:div>
                <w:div w:id="1356425021">
                  <w:marLeft w:val="0"/>
                  <w:marRight w:val="0"/>
                  <w:marTop w:val="0"/>
                  <w:marBottom w:val="0"/>
                  <w:divBdr>
                    <w:top w:val="none" w:sz="0" w:space="0" w:color="auto"/>
                    <w:left w:val="none" w:sz="0" w:space="0" w:color="auto"/>
                    <w:bottom w:val="none" w:sz="0" w:space="0" w:color="auto"/>
                    <w:right w:val="none" w:sz="0" w:space="0" w:color="auto"/>
                  </w:divBdr>
                </w:div>
                <w:div w:id="1167983036">
                  <w:marLeft w:val="0"/>
                  <w:marRight w:val="0"/>
                  <w:marTop w:val="0"/>
                  <w:marBottom w:val="0"/>
                  <w:divBdr>
                    <w:top w:val="none" w:sz="0" w:space="0" w:color="auto"/>
                    <w:left w:val="none" w:sz="0" w:space="0" w:color="auto"/>
                    <w:bottom w:val="none" w:sz="0" w:space="0" w:color="auto"/>
                    <w:right w:val="none" w:sz="0" w:space="0" w:color="auto"/>
                  </w:divBdr>
                </w:div>
                <w:div w:id="347412186">
                  <w:marLeft w:val="0"/>
                  <w:marRight w:val="0"/>
                  <w:marTop w:val="0"/>
                  <w:marBottom w:val="0"/>
                  <w:divBdr>
                    <w:top w:val="none" w:sz="0" w:space="0" w:color="auto"/>
                    <w:left w:val="none" w:sz="0" w:space="0" w:color="auto"/>
                    <w:bottom w:val="none" w:sz="0" w:space="0" w:color="auto"/>
                    <w:right w:val="none" w:sz="0" w:space="0" w:color="auto"/>
                  </w:divBdr>
                </w:div>
                <w:div w:id="849754419">
                  <w:marLeft w:val="0"/>
                  <w:marRight w:val="0"/>
                  <w:marTop w:val="0"/>
                  <w:marBottom w:val="0"/>
                  <w:divBdr>
                    <w:top w:val="none" w:sz="0" w:space="0" w:color="auto"/>
                    <w:left w:val="none" w:sz="0" w:space="0" w:color="auto"/>
                    <w:bottom w:val="none" w:sz="0" w:space="0" w:color="auto"/>
                    <w:right w:val="none" w:sz="0" w:space="0" w:color="auto"/>
                  </w:divBdr>
                </w:div>
                <w:div w:id="1845776378">
                  <w:marLeft w:val="0"/>
                  <w:marRight w:val="0"/>
                  <w:marTop w:val="0"/>
                  <w:marBottom w:val="0"/>
                  <w:divBdr>
                    <w:top w:val="none" w:sz="0" w:space="0" w:color="auto"/>
                    <w:left w:val="none" w:sz="0" w:space="0" w:color="auto"/>
                    <w:bottom w:val="none" w:sz="0" w:space="0" w:color="auto"/>
                    <w:right w:val="none" w:sz="0" w:space="0" w:color="auto"/>
                  </w:divBdr>
                </w:div>
                <w:div w:id="1058287165">
                  <w:marLeft w:val="0"/>
                  <w:marRight w:val="0"/>
                  <w:marTop w:val="0"/>
                  <w:marBottom w:val="0"/>
                  <w:divBdr>
                    <w:top w:val="none" w:sz="0" w:space="0" w:color="auto"/>
                    <w:left w:val="none" w:sz="0" w:space="0" w:color="auto"/>
                    <w:bottom w:val="none" w:sz="0" w:space="0" w:color="auto"/>
                    <w:right w:val="none" w:sz="0" w:space="0" w:color="auto"/>
                  </w:divBdr>
                </w:div>
                <w:div w:id="2006861599">
                  <w:marLeft w:val="0"/>
                  <w:marRight w:val="0"/>
                  <w:marTop w:val="0"/>
                  <w:marBottom w:val="0"/>
                  <w:divBdr>
                    <w:top w:val="none" w:sz="0" w:space="0" w:color="auto"/>
                    <w:left w:val="none" w:sz="0" w:space="0" w:color="auto"/>
                    <w:bottom w:val="none" w:sz="0" w:space="0" w:color="auto"/>
                    <w:right w:val="none" w:sz="0" w:space="0" w:color="auto"/>
                  </w:divBdr>
                </w:div>
                <w:div w:id="257447802">
                  <w:marLeft w:val="0"/>
                  <w:marRight w:val="0"/>
                  <w:marTop w:val="0"/>
                  <w:marBottom w:val="0"/>
                  <w:divBdr>
                    <w:top w:val="none" w:sz="0" w:space="0" w:color="auto"/>
                    <w:left w:val="none" w:sz="0" w:space="0" w:color="auto"/>
                    <w:bottom w:val="none" w:sz="0" w:space="0" w:color="auto"/>
                    <w:right w:val="none" w:sz="0" w:space="0" w:color="auto"/>
                  </w:divBdr>
                </w:div>
                <w:div w:id="1952980158">
                  <w:marLeft w:val="0"/>
                  <w:marRight w:val="0"/>
                  <w:marTop w:val="0"/>
                  <w:marBottom w:val="0"/>
                  <w:divBdr>
                    <w:top w:val="none" w:sz="0" w:space="0" w:color="auto"/>
                    <w:left w:val="none" w:sz="0" w:space="0" w:color="auto"/>
                    <w:bottom w:val="none" w:sz="0" w:space="0" w:color="auto"/>
                    <w:right w:val="none" w:sz="0" w:space="0" w:color="auto"/>
                  </w:divBdr>
                </w:div>
                <w:div w:id="844326268">
                  <w:marLeft w:val="0"/>
                  <w:marRight w:val="0"/>
                  <w:marTop w:val="0"/>
                  <w:marBottom w:val="0"/>
                  <w:divBdr>
                    <w:top w:val="none" w:sz="0" w:space="0" w:color="auto"/>
                    <w:left w:val="none" w:sz="0" w:space="0" w:color="auto"/>
                    <w:bottom w:val="none" w:sz="0" w:space="0" w:color="auto"/>
                    <w:right w:val="none" w:sz="0" w:space="0" w:color="auto"/>
                  </w:divBdr>
                </w:div>
                <w:div w:id="1593080137">
                  <w:marLeft w:val="0"/>
                  <w:marRight w:val="0"/>
                  <w:marTop w:val="0"/>
                  <w:marBottom w:val="0"/>
                  <w:divBdr>
                    <w:top w:val="none" w:sz="0" w:space="0" w:color="auto"/>
                    <w:left w:val="none" w:sz="0" w:space="0" w:color="auto"/>
                    <w:bottom w:val="none" w:sz="0" w:space="0" w:color="auto"/>
                    <w:right w:val="none" w:sz="0" w:space="0" w:color="auto"/>
                  </w:divBdr>
                </w:div>
                <w:div w:id="107942681">
                  <w:marLeft w:val="0"/>
                  <w:marRight w:val="0"/>
                  <w:marTop w:val="0"/>
                  <w:marBottom w:val="0"/>
                  <w:divBdr>
                    <w:top w:val="none" w:sz="0" w:space="0" w:color="auto"/>
                    <w:left w:val="none" w:sz="0" w:space="0" w:color="auto"/>
                    <w:bottom w:val="none" w:sz="0" w:space="0" w:color="auto"/>
                    <w:right w:val="none" w:sz="0" w:space="0" w:color="auto"/>
                  </w:divBdr>
                </w:div>
                <w:div w:id="839851323">
                  <w:marLeft w:val="0"/>
                  <w:marRight w:val="0"/>
                  <w:marTop w:val="0"/>
                  <w:marBottom w:val="0"/>
                  <w:divBdr>
                    <w:top w:val="none" w:sz="0" w:space="0" w:color="auto"/>
                    <w:left w:val="none" w:sz="0" w:space="0" w:color="auto"/>
                    <w:bottom w:val="none" w:sz="0" w:space="0" w:color="auto"/>
                    <w:right w:val="none" w:sz="0" w:space="0" w:color="auto"/>
                  </w:divBdr>
                </w:div>
                <w:div w:id="1905067032">
                  <w:marLeft w:val="0"/>
                  <w:marRight w:val="0"/>
                  <w:marTop w:val="0"/>
                  <w:marBottom w:val="0"/>
                  <w:divBdr>
                    <w:top w:val="none" w:sz="0" w:space="0" w:color="auto"/>
                    <w:left w:val="none" w:sz="0" w:space="0" w:color="auto"/>
                    <w:bottom w:val="none" w:sz="0" w:space="0" w:color="auto"/>
                    <w:right w:val="none" w:sz="0" w:space="0" w:color="auto"/>
                  </w:divBdr>
                </w:div>
                <w:div w:id="376052842">
                  <w:marLeft w:val="0"/>
                  <w:marRight w:val="0"/>
                  <w:marTop w:val="0"/>
                  <w:marBottom w:val="0"/>
                  <w:divBdr>
                    <w:top w:val="none" w:sz="0" w:space="0" w:color="auto"/>
                    <w:left w:val="none" w:sz="0" w:space="0" w:color="auto"/>
                    <w:bottom w:val="none" w:sz="0" w:space="0" w:color="auto"/>
                    <w:right w:val="none" w:sz="0" w:space="0" w:color="auto"/>
                  </w:divBdr>
                </w:div>
                <w:div w:id="524708111">
                  <w:marLeft w:val="0"/>
                  <w:marRight w:val="0"/>
                  <w:marTop w:val="0"/>
                  <w:marBottom w:val="0"/>
                  <w:divBdr>
                    <w:top w:val="none" w:sz="0" w:space="0" w:color="auto"/>
                    <w:left w:val="none" w:sz="0" w:space="0" w:color="auto"/>
                    <w:bottom w:val="none" w:sz="0" w:space="0" w:color="auto"/>
                    <w:right w:val="none" w:sz="0" w:space="0" w:color="auto"/>
                  </w:divBdr>
                </w:div>
                <w:div w:id="183136548">
                  <w:marLeft w:val="0"/>
                  <w:marRight w:val="0"/>
                  <w:marTop w:val="0"/>
                  <w:marBottom w:val="0"/>
                  <w:divBdr>
                    <w:top w:val="none" w:sz="0" w:space="0" w:color="auto"/>
                    <w:left w:val="none" w:sz="0" w:space="0" w:color="auto"/>
                    <w:bottom w:val="none" w:sz="0" w:space="0" w:color="auto"/>
                    <w:right w:val="none" w:sz="0" w:space="0" w:color="auto"/>
                  </w:divBdr>
                </w:div>
                <w:div w:id="333648095">
                  <w:marLeft w:val="0"/>
                  <w:marRight w:val="0"/>
                  <w:marTop w:val="0"/>
                  <w:marBottom w:val="0"/>
                  <w:divBdr>
                    <w:top w:val="none" w:sz="0" w:space="0" w:color="auto"/>
                    <w:left w:val="none" w:sz="0" w:space="0" w:color="auto"/>
                    <w:bottom w:val="none" w:sz="0" w:space="0" w:color="auto"/>
                    <w:right w:val="none" w:sz="0" w:space="0" w:color="auto"/>
                  </w:divBdr>
                </w:div>
                <w:div w:id="1074083659">
                  <w:marLeft w:val="0"/>
                  <w:marRight w:val="0"/>
                  <w:marTop w:val="0"/>
                  <w:marBottom w:val="0"/>
                  <w:divBdr>
                    <w:top w:val="none" w:sz="0" w:space="0" w:color="auto"/>
                    <w:left w:val="none" w:sz="0" w:space="0" w:color="auto"/>
                    <w:bottom w:val="none" w:sz="0" w:space="0" w:color="auto"/>
                    <w:right w:val="none" w:sz="0" w:space="0" w:color="auto"/>
                  </w:divBdr>
                </w:div>
                <w:div w:id="1076051086">
                  <w:marLeft w:val="0"/>
                  <w:marRight w:val="0"/>
                  <w:marTop w:val="0"/>
                  <w:marBottom w:val="0"/>
                  <w:divBdr>
                    <w:top w:val="none" w:sz="0" w:space="0" w:color="auto"/>
                    <w:left w:val="none" w:sz="0" w:space="0" w:color="auto"/>
                    <w:bottom w:val="none" w:sz="0" w:space="0" w:color="auto"/>
                    <w:right w:val="none" w:sz="0" w:space="0" w:color="auto"/>
                  </w:divBdr>
                </w:div>
                <w:div w:id="898053954">
                  <w:marLeft w:val="0"/>
                  <w:marRight w:val="0"/>
                  <w:marTop w:val="0"/>
                  <w:marBottom w:val="0"/>
                  <w:divBdr>
                    <w:top w:val="none" w:sz="0" w:space="0" w:color="auto"/>
                    <w:left w:val="none" w:sz="0" w:space="0" w:color="auto"/>
                    <w:bottom w:val="none" w:sz="0" w:space="0" w:color="auto"/>
                    <w:right w:val="none" w:sz="0" w:space="0" w:color="auto"/>
                  </w:divBdr>
                </w:div>
                <w:div w:id="147593500">
                  <w:marLeft w:val="0"/>
                  <w:marRight w:val="0"/>
                  <w:marTop w:val="0"/>
                  <w:marBottom w:val="0"/>
                  <w:divBdr>
                    <w:top w:val="none" w:sz="0" w:space="0" w:color="auto"/>
                    <w:left w:val="none" w:sz="0" w:space="0" w:color="auto"/>
                    <w:bottom w:val="none" w:sz="0" w:space="0" w:color="auto"/>
                    <w:right w:val="none" w:sz="0" w:space="0" w:color="auto"/>
                  </w:divBdr>
                </w:div>
                <w:div w:id="1694111261">
                  <w:marLeft w:val="0"/>
                  <w:marRight w:val="0"/>
                  <w:marTop w:val="0"/>
                  <w:marBottom w:val="0"/>
                  <w:divBdr>
                    <w:top w:val="none" w:sz="0" w:space="0" w:color="auto"/>
                    <w:left w:val="none" w:sz="0" w:space="0" w:color="auto"/>
                    <w:bottom w:val="none" w:sz="0" w:space="0" w:color="auto"/>
                    <w:right w:val="none" w:sz="0" w:space="0" w:color="auto"/>
                  </w:divBdr>
                </w:div>
                <w:div w:id="1899627216">
                  <w:marLeft w:val="0"/>
                  <w:marRight w:val="0"/>
                  <w:marTop w:val="0"/>
                  <w:marBottom w:val="0"/>
                  <w:divBdr>
                    <w:top w:val="none" w:sz="0" w:space="0" w:color="auto"/>
                    <w:left w:val="none" w:sz="0" w:space="0" w:color="auto"/>
                    <w:bottom w:val="none" w:sz="0" w:space="0" w:color="auto"/>
                    <w:right w:val="none" w:sz="0" w:space="0" w:color="auto"/>
                  </w:divBdr>
                </w:div>
                <w:div w:id="1934891925">
                  <w:marLeft w:val="0"/>
                  <w:marRight w:val="0"/>
                  <w:marTop w:val="0"/>
                  <w:marBottom w:val="0"/>
                  <w:divBdr>
                    <w:top w:val="none" w:sz="0" w:space="0" w:color="auto"/>
                    <w:left w:val="none" w:sz="0" w:space="0" w:color="auto"/>
                    <w:bottom w:val="none" w:sz="0" w:space="0" w:color="auto"/>
                    <w:right w:val="none" w:sz="0" w:space="0" w:color="auto"/>
                  </w:divBdr>
                </w:div>
                <w:div w:id="977229031">
                  <w:marLeft w:val="0"/>
                  <w:marRight w:val="0"/>
                  <w:marTop w:val="0"/>
                  <w:marBottom w:val="0"/>
                  <w:divBdr>
                    <w:top w:val="none" w:sz="0" w:space="0" w:color="auto"/>
                    <w:left w:val="none" w:sz="0" w:space="0" w:color="auto"/>
                    <w:bottom w:val="none" w:sz="0" w:space="0" w:color="auto"/>
                    <w:right w:val="none" w:sz="0" w:space="0" w:color="auto"/>
                  </w:divBdr>
                </w:div>
                <w:div w:id="1162626230">
                  <w:marLeft w:val="0"/>
                  <w:marRight w:val="0"/>
                  <w:marTop w:val="0"/>
                  <w:marBottom w:val="0"/>
                  <w:divBdr>
                    <w:top w:val="none" w:sz="0" w:space="0" w:color="auto"/>
                    <w:left w:val="none" w:sz="0" w:space="0" w:color="auto"/>
                    <w:bottom w:val="none" w:sz="0" w:space="0" w:color="auto"/>
                    <w:right w:val="none" w:sz="0" w:space="0" w:color="auto"/>
                  </w:divBdr>
                </w:div>
                <w:div w:id="454256776">
                  <w:marLeft w:val="0"/>
                  <w:marRight w:val="0"/>
                  <w:marTop w:val="0"/>
                  <w:marBottom w:val="0"/>
                  <w:divBdr>
                    <w:top w:val="none" w:sz="0" w:space="0" w:color="auto"/>
                    <w:left w:val="none" w:sz="0" w:space="0" w:color="auto"/>
                    <w:bottom w:val="none" w:sz="0" w:space="0" w:color="auto"/>
                    <w:right w:val="none" w:sz="0" w:space="0" w:color="auto"/>
                  </w:divBdr>
                </w:div>
                <w:div w:id="1610045556">
                  <w:marLeft w:val="0"/>
                  <w:marRight w:val="0"/>
                  <w:marTop w:val="0"/>
                  <w:marBottom w:val="0"/>
                  <w:divBdr>
                    <w:top w:val="none" w:sz="0" w:space="0" w:color="auto"/>
                    <w:left w:val="none" w:sz="0" w:space="0" w:color="auto"/>
                    <w:bottom w:val="none" w:sz="0" w:space="0" w:color="auto"/>
                    <w:right w:val="none" w:sz="0" w:space="0" w:color="auto"/>
                  </w:divBdr>
                </w:div>
                <w:div w:id="1930118056">
                  <w:marLeft w:val="0"/>
                  <w:marRight w:val="0"/>
                  <w:marTop w:val="0"/>
                  <w:marBottom w:val="0"/>
                  <w:divBdr>
                    <w:top w:val="none" w:sz="0" w:space="0" w:color="auto"/>
                    <w:left w:val="none" w:sz="0" w:space="0" w:color="auto"/>
                    <w:bottom w:val="none" w:sz="0" w:space="0" w:color="auto"/>
                    <w:right w:val="none" w:sz="0" w:space="0" w:color="auto"/>
                  </w:divBdr>
                </w:div>
                <w:div w:id="668412543">
                  <w:marLeft w:val="0"/>
                  <w:marRight w:val="0"/>
                  <w:marTop w:val="0"/>
                  <w:marBottom w:val="0"/>
                  <w:divBdr>
                    <w:top w:val="none" w:sz="0" w:space="0" w:color="auto"/>
                    <w:left w:val="none" w:sz="0" w:space="0" w:color="auto"/>
                    <w:bottom w:val="none" w:sz="0" w:space="0" w:color="auto"/>
                    <w:right w:val="none" w:sz="0" w:space="0" w:color="auto"/>
                  </w:divBdr>
                </w:div>
                <w:div w:id="1334989582">
                  <w:marLeft w:val="0"/>
                  <w:marRight w:val="0"/>
                  <w:marTop w:val="0"/>
                  <w:marBottom w:val="0"/>
                  <w:divBdr>
                    <w:top w:val="none" w:sz="0" w:space="0" w:color="auto"/>
                    <w:left w:val="none" w:sz="0" w:space="0" w:color="auto"/>
                    <w:bottom w:val="none" w:sz="0" w:space="0" w:color="auto"/>
                    <w:right w:val="none" w:sz="0" w:space="0" w:color="auto"/>
                  </w:divBdr>
                </w:div>
                <w:div w:id="1466434094">
                  <w:marLeft w:val="0"/>
                  <w:marRight w:val="0"/>
                  <w:marTop w:val="0"/>
                  <w:marBottom w:val="0"/>
                  <w:divBdr>
                    <w:top w:val="none" w:sz="0" w:space="0" w:color="auto"/>
                    <w:left w:val="none" w:sz="0" w:space="0" w:color="auto"/>
                    <w:bottom w:val="none" w:sz="0" w:space="0" w:color="auto"/>
                    <w:right w:val="none" w:sz="0" w:space="0" w:color="auto"/>
                  </w:divBdr>
                </w:div>
                <w:div w:id="642999866">
                  <w:marLeft w:val="0"/>
                  <w:marRight w:val="0"/>
                  <w:marTop w:val="0"/>
                  <w:marBottom w:val="0"/>
                  <w:divBdr>
                    <w:top w:val="none" w:sz="0" w:space="0" w:color="auto"/>
                    <w:left w:val="none" w:sz="0" w:space="0" w:color="auto"/>
                    <w:bottom w:val="none" w:sz="0" w:space="0" w:color="auto"/>
                    <w:right w:val="none" w:sz="0" w:space="0" w:color="auto"/>
                  </w:divBdr>
                </w:div>
                <w:div w:id="1724058063">
                  <w:marLeft w:val="0"/>
                  <w:marRight w:val="0"/>
                  <w:marTop w:val="0"/>
                  <w:marBottom w:val="0"/>
                  <w:divBdr>
                    <w:top w:val="none" w:sz="0" w:space="0" w:color="auto"/>
                    <w:left w:val="none" w:sz="0" w:space="0" w:color="auto"/>
                    <w:bottom w:val="none" w:sz="0" w:space="0" w:color="auto"/>
                    <w:right w:val="none" w:sz="0" w:space="0" w:color="auto"/>
                  </w:divBdr>
                </w:div>
                <w:div w:id="1454791532">
                  <w:marLeft w:val="0"/>
                  <w:marRight w:val="0"/>
                  <w:marTop w:val="0"/>
                  <w:marBottom w:val="0"/>
                  <w:divBdr>
                    <w:top w:val="none" w:sz="0" w:space="0" w:color="auto"/>
                    <w:left w:val="none" w:sz="0" w:space="0" w:color="auto"/>
                    <w:bottom w:val="none" w:sz="0" w:space="0" w:color="auto"/>
                    <w:right w:val="none" w:sz="0" w:space="0" w:color="auto"/>
                  </w:divBdr>
                </w:div>
                <w:div w:id="1453864489">
                  <w:marLeft w:val="0"/>
                  <w:marRight w:val="0"/>
                  <w:marTop w:val="0"/>
                  <w:marBottom w:val="0"/>
                  <w:divBdr>
                    <w:top w:val="none" w:sz="0" w:space="0" w:color="auto"/>
                    <w:left w:val="none" w:sz="0" w:space="0" w:color="auto"/>
                    <w:bottom w:val="none" w:sz="0" w:space="0" w:color="auto"/>
                    <w:right w:val="none" w:sz="0" w:space="0" w:color="auto"/>
                  </w:divBdr>
                </w:div>
                <w:div w:id="1363481641">
                  <w:marLeft w:val="0"/>
                  <w:marRight w:val="0"/>
                  <w:marTop w:val="0"/>
                  <w:marBottom w:val="0"/>
                  <w:divBdr>
                    <w:top w:val="none" w:sz="0" w:space="0" w:color="auto"/>
                    <w:left w:val="none" w:sz="0" w:space="0" w:color="auto"/>
                    <w:bottom w:val="none" w:sz="0" w:space="0" w:color="auto"/>
                    <w:right w:val="none" w:sz="0" w:space="0" w:color="auto"/>
                  </w:divBdr>
                </w:div>
                <w:div w:id="1863669563">
                  <w:marLeft w:val="0"/>
                  <w:marRight w:val="0"/>
                  <w:marTop w:val="0"/>
                  <w:marBottom w:val="0"/>
                  <w:divBdr>
                    <w:top w:val="none" w:sz="0" w:space="0" w:color="auto"/>
                    <w:left w:val="none" w:sz="0" w:space="0" w:color="auto"/>
                    <w:bottom w:val="none" w:sz="0" w:space="0" w:color="auto"/>
                    <w:right w:val="none" w:sz="0" w:space="0" w:color="auto"/>
                  </w:divBdr>
                </w:div>
                <w:div w:id="380445970">
                  <w:marLeft w:val="0"/>
                  <w:marRight w:val="0"/>
                  <w:marTop w:val="0"/>
                  <w:marBottom w:val="0"/>
                  <w:divBdr>
                    <w:top w:val="none" w:sz="0" w:space="0" w:color="auto"/>
                    <w:left w:val="none" w:sz="0" w:space="0" w:color="auto"/>
                    <w:bottom w:val="none" w:sz="0" w:space="0" w:color="auto"/>
                    <w:right w:val="none" w:sz="0" w:space="0" w:color="auto"/>
                  </w:divBdr>
                </w:div>
                <w:div w:id="852767559">
                  <w:marLeft w:val="0"/>
                  <w:marRight w:val="0"/>
                  <w:marTop w:val="0"/>
                  <w:marBottom w:val="0"/>
                  <w:divBdr>
                    <w:top w:val="none" w:sz="0" w:space="0" w:color="auto"/>
                    <w:left w:val="none" w:sz="0" w:space="0" w:color="auto"/>
                    <w:bottom w:val="none" w:sz="0" w:space="0" w:color="auto"/>
                    <w:right w:val="none" w:sz="0" w:space="0" w:color="auto"/>
                  </w:divBdr>
                </w:div>
                <w:div w:id="1320188614">
                  <w:marLeft w:val="0"/>
                  <w:marRight w:val="0"/>
                  <w:marTop w:val="0"/>
                  <w:marBottom w:val="0"/>
                  <w:divBdr>
                    <w:top w:val="none" w:sz="0" w:space="0" w:color="auto"/>
                    <w:left w:val="none" w:sz="0" w:space="0" w:color="auto"/>
                    <w:bottom w:val="none" w:sz="0" w:space="0" w:color="auto"/>
                    <w:right w:val="none" w:sz="0" w:space="0" w:color="auto"/>
                  </w:divBdr>
                </w:div>
                <w:div w:id="631135690">
                  <w:marLeft w:val="0"/>
                  <w:marRight w:val="0"/>
                  <w:marTop w:val="0"/>
                  <w:marBottom w:val="0"/>
                  <w:divBdr>
                    <w:top w:val="none" w:sz="0" w:space="0" w:color="auto"/>
                    <w:left w:val="none" w:sz="0" w:space="0" w:color="auto"/>
                    <w:bottom w:val="none" w:sz="0" w:space="0" w:color="auto"/>
                    <w:right w:val="none" w:sz="0" w:space="0" w:color="auto"/>
                  </w:divBdr>
                </w:div>
                <w:div w:id="941835672">
                  <w:marLeft w:val="0"/>
                  <w:marRight w:val="0"/>
                  <w:marTop w:val="0"/>
                  <w:marBottom w:val="0"/>
                  <w:divBdr>
                    <w:top w:val="none" w:sz="0" w:space="0" w:color="auto"/>
                    <w:left w:val="none" w:sz="0" w:space="0" w:color="auto"/>
                    <w:bottom w:val="none" w:sz="0" w:space="0" w:color="auto"/>
                    <w:right w:val="none" w:sz="0" w:space="0" w:color="auto"/>
                  </w:divBdr>
                </w:div>
                <w:div w:id="2062168699">
                  <w:marLeft w:val="0"/>
                  <w:marRight w:val="0"/>
                  <w:marTop w:val="0"/>
                  <w:marBottom w:val="0"/>
                  <w:divBdr>
                    <w:top w:val="none" w:sz="0" w:space="0" w:color="auto"/>
                    <w:left w:val="none" w:sz="0" w:space="0" w:color="auto"/>
                    <w:bottom w:val="none" w:sz="0" w:space="0" w:color="auto"/>
                    <w:right w:val="none" w:sz="0" w:space="0" w:color="auto"/>
                  </w:divBdr>
                </w:div>
                <w:div w:id="1097365912">
                  <w:marLeft w:val="0"/>
                  <w:marRight w:val="0"/>
                  <w:marTop w:val="0"/>
                  <w:marBottom w:val="0"/>
                  <w:divBdr>
                    <w:top w:val="none" w:sz="0" w:space="0" w:color="auto"/>
                    <w:left w:val="none" w:sz="0" w:space="0" w:color="auto"/>
                    <w:bottom w:val="none" w:sz="0" w:space="0" w:color="auto"/>
                    <w:right w:val="none" w:sz="0" w:space="0" w:color="auto"/>
                  </w:divBdr>
                </w:div>
                <w:div w:id="1567299708">
                  <w:marLeft w:val="0"/>
                  <w:marRight w:val="0"/>
                  <w:marTop w:val="0"/>
                  <w:marBottom w:val="0"/>
                  <w:divBdr>
                    <w:top w:val="none" w:sz="0" w:space="0" w:color="auto"/>
                    <w:left w:val="none" w:sz="0" w:space="0" w:color="auto"/>
                    <w:bottom w:val="none" w:sz="0" w:space="0" w:color="auto"/>
                    <w:right w:val="none" w:sz="0" w:space="0" w:color="auto"/>
                  </w:divBdr>
                </w:div>
                <w:div w:id="1866483736">
                  <w:marLeft w:val="0"/>
                  <w:marRight w:val="0"/>
                  <w:marTop w:val="0"/>
                  <w:marBottom w:val="0"/>
                  <w:divBdr>
                    <w:top w:val="none" w:sz="0" w:space="0" w:color="auto"/>
                    <w:left w:val="none" w:sz="0" w:space="0" w:color="auto"/>
                    <w:bottom w:val="none" w:sz="0" w:space="0" w:color="auto"/>
                    <w:right w:val="none" w:sz="0" w:space="0" w:color="auto"/>
                  </w:divBdr>
                </w:div>
                <w:div w:id="1337147943">
                  <w:marLeft w:val="0"/>
                  <w:marRight w:val="0"/>
                  <w:marTop w:val="0"/>
                  <w:marBottom w:val="0"/>
                  <w:divBdr>
                    <w:top w:val="none" w:sz="0" w:space="0" w:color="auto"/>
                    <w:left w:val="none" w:sz="0" w:space="0" w:color="auto"/>
                    <w:bottom w:val="none" w:sz="0" w:space="0" w:color="auto"/>
                    <w:right w:val="none" w:sz="0" w:space="0" w:color="auto"/>
                  </w:divBdr>
                </w:div>
                <w:div w:id="2122142824">
                  <w:marLeft w:val="0"/>
                  <w:marRight w:val="0"/>
                  <w:marTop w:val="0"/>
                  <w:marBottom w:val="0"/>
                  <w:divBdr>
                    <w:top w:val="none" w:sz="0" w:space="0" w:color="auto"/>
                    <w:left w:val="none" w:sz="0" w:space="0" w:color="auto"/>
                    <w:bottom w:val="none" w:sz="0" w:space="0" w:color="auto"/>
                    <w:right w:val="none" w:sz="0" w:space="0" w:color="auto"/>
                  </w:divBdr>
                </w:div>
                <w:div w:id="1028291980">
                  <w:marLeft w:val="0"/>
                  <w:marRight w:val="0"/>
                  <w:marTop w:val="0"/>
                  <w:marBottom w:val="0"/>
                  <w:divBdr>
                    <w:top w:val="none" w:sz="0" w:space="0" w:color="auto"/>
                    <w:left w:val="none" w:sz="0" w:space="0" w:color="auto"/>
                    <w:bottom w:val="none" w:sz="0" w:space="0" w:color="auto"/>
                    <w:right w:val="none" w:sz="0" w:space="0" w:color="auto"/>
                  </w:divBdr>
                </w:div>
                <w:div w:id="480923242">
                  <w:marLeft w:val="0"/>
                  <w:marRight w:val="0"/>
                  <w:marTop w:val="0"/>
                  <w:marBottom w:val="0"/>
                  <w:divBdr>
                    <w:top w:val="none" w:sz="0" w:space="0" w:color="auto"/>
                    <w:left w:val="none" w:sz="0" w:space="0" w:color="auto"/>
                    <w:bottom w:val="none" w:sz="0" w:space="0" w:color="auto"/>
                    <w:right w:val="none" w:sz="0" w:space="0" w:color="auto"/>
                  </w:divBdr>
                </w:div>
                <w:div w:id="1623685261">
                  <w:marLeft w:val="0"/>
                  <w:marRight w:val="0"/>
                  <w:marTop w:val="0"/>
                  <w:marBottom w:val="0"/>
                  <w:divBdr>
                    <w:top w:val="none" w:sz="0" w:space="0" w:color="auto"/>
                    <w:left w:val="none" w:sz="0" w:space="0" w:color="auto"/>
                    <w:bottom w:val="none" w:sz="0" w:space="0" w:color="auto"/>
                    <w:right w:val="none" w:sz="0" w:space="0" w:color="auto"/>
                  </w:divBdr>
                </w:div>
                <w:div w:id="1591311282">
                  <w:marLeft w:val="0"/>
                  <w:marRight w:val="0"/>
                  <w:marTop w:val="0"/>
                  <w:marBottom w:val="0"/>
                  <w:divBdr>
                    <w:top w:val="none" w:sz="0" w:space="0" w:color="auto"/>
                    <w:left w:val="none" w:sz="0" w:space="0" w:color="auto"/>
                    <w:bottom w:val="none" w:sz="0" w:space="0" w:color="auto"/>
                    <w:right w:val="none" w:sz="0" w:space="0" w:color="auto"/>
                  </w:divBdr>
                </w:div>
                <w:div w:id="2022582625">
                  <w:marLeft w:val="0"/>
                  <w:marRight w:val="0"/>
                  <w:marTop w:val="0"/>
                  <w:marBottom w:val="0"/>
                  <w:divBdr>
                    <w:top w:val="none" w:sz="0" w:space="0" w:color="auto"/>
                    <w:left w:val="none" w:sz="0" w:space="0" w:color="auto"/>
                    <w:bottom w:val="none" w:sz="0" w:space="0" w:color="auto"/>
                    <w:right w:val="none" w:sz="0" w:space="0" w:color="auto"/>
                  </w:divBdr>
                </w:div>
                <w:div w:id="279188140">
                  <w:marLeft w:val="0"/>
                  <w:marRight w:val="0"/>
                  <w:marTop w:val="0"/>
                  <w:marBottom w:val="0"/>
                  <w:divBdr>
                    <w:top w:val="none" w:sz="0" w:space="0" w:color="auto"/>
                    <w:left w:val="none" w:sz="0" w:space="0" w:color="auto"/>
                    <w:bottom w:val="none" w:sz="0" w:space="0" w:color="auto"/>
                    <w:right w:val="none" w:sz="0" w:space="0" w:color="auto"/>
                  </w:divBdr>
                </w:div>
                <w:div w:id="1410229923">
                  <w:marLeft w:val="0"/>
                  <w:marRight w:val="0"/>
                  <w:marTop w:val="0"/>
                  <w:marBottom w:val="0"/>
                  <w:divBdr>
                    <w:top w:val="none" w:sz="0" w:space="0" w:color="auto"/>
                    <w:left w:val="none" w:sz="0" w:space="0" w:color="auto"/>
                    <w:bottom w:val="none" w:sz="0" w:space="0" w:color="auto"/>
                    <w:right w:val="none" w:sz="0" w:space="0" w:color="auto"/>
                  </w:divBdr>
                </w:div>
                <w:div w:id="520701071">
                  <w:marLeft w:val="0"/>
                  <w:marRight w:val="0"/>
                  <w:marTop w:val="0"/>
                  <w:marBottom w:val="0"/>
                  <w:divBdr>
                    <w:top w:val="none" w:sz="0" w:space="0" w:color="auto"/>
                    <w:left w:val="none" w:sz="0" w:space="0" w:color="auto"/>
                    <w:bottom w:val="none" w:sz="0" w:space="0" w:color="auto"/>
                    <w:right w:val="none" w:sz="0" w:space="0" w:color="auto"/>
                  </w:divBdr>
                </w:div>
                <w:div w:id="803159232">
                  <w:marLeft w:val="0"/>
                  <w:marRight w:val="0"/>
                  <w:marTop w:val="0"/>
                  <w:marBottom w:val="0"/>
                  <w:divBdr>
                    <w:top w:val="none" w:sz="0" w:space="0" w:color="auto"/>
                    <w:left w:val="none" w:sz="0" w:space="0" w:color="auto"/>
                    <w:bottom w:val="none" w:sz="0" w:space="0" w:color="auto"/>
                    <w:right w:val="none" w:sz="0" w:space="0" w:color="auto"/>
                  </w:divBdr>
                </w:div>
                <w:div w:id="962349219">
                  <w:marLeft w:val="0"/>
                  <w:marRight w:val="0"/>
                  <w:marTop w:val="0"/>
                  <w:marBottom w:val="0"/>
                  <w:divBdr>
                    <w:top w:val="none" w:sz="0" w:space="0" w:color="auto"/>
                    <w:left w:val="none" w:sz="0" w:space="0" w:color="auto"/>
                    <w:bottom w:val="none" w:sz="0" w:space="0" w:color="auto"/>
                    <w:right w:val="none" w:sz="0" w:space="0" w:color="auto"/>
                  </w:divBdr>
                </w:div>
                <w:div w:id="1077436442">
                  <w:marLeft w:val="0"/>
                  <w:marRight w:val="0"/>
                  <w:marTop w:val="0"/>
                  <w:marBottom w:val="0"/>
                  <w:divBdr>
                    <w:top w:val="none" w:sz="0" w:space="0" w:color="auto"/>
                    <w:left w:val="none" w:sz="0" w:space="0" w:color="auto"/>
                    <w:bottom w:val="none" w:sz="0" w:space="0" w:color="auto"/>
                    <w:right w:val="none" w:sz="0" w:space="0" w:color="auto"/>
                  </w:divBdr>
                </w:div>
                <w:div w:id="1571577485">
                  <w:marLeft w:val="0"/>
                  <w:marRight w:val="0"/>
                  <w:marTop w:val="0"/>
                  <w:marBottom w:val="0"/>
                  <w:divBdr>
                    <w:top w:val="none" w:sz="0" w:space="0" w:color="auto"/>
                    <w:left w:val="none" w:sz="0" w:space="0" w:color="auto"/>
                    <w:bottom w:val="none" w:sz="0" w:space="0" w:color="auto"/>
                    <w:right w:val="none" w:sz="0" w:space="0" w:color="auto"/>
                  </w:divBdr>
                </w:div>
                <w:div w:id="2078087073">
                  <w:marLeft w:val="0"/>
                  <w:marRight w:val="0"/>
                  <w:marTop w:val="0"/>
                  <w:marBottom w:val="0"/>
                  <w:divBdr>
                    <w:top w:val="none" w:sz="0" w:space="0" w:color="auto"/>
                    <w:left w:val="none" w:sz="0" w:space="0" w:color="auto"/>
                    <w:bottom w:val="none" w:sz="0" w:space="0" w:color="auto"/>
                    <w:right w:val="none" w:sz="0" w:space="0" w:color="auto"/>
                  </w:divBdr>
                </w:div>
                <w:div w:id="210727156">
                  <w:marLeft w:val="0"/>
                  <w:marRight w:val="0"/>
                  <w:marTop w:val="0"/>
                  <w:marBottom w:val="0"/>
                  <w:divBdr>
                    <w:top w:val="none" w:sz="0" w:space="0" w:color="auto"/>
                    <w:left w:val="none" w:sz="0" w:space="0" w:color="auto"/>
                    <w:bottom w:val="none" w:sz="0" w:space="0" w:color="auto"/>
                    <w:right w:val="none" w:sz="0" w:space="0" w:color="auto"/>
                  </w:divBdr>
                </w:div>
                <w:div w:id="1533811369">
                  <w:marLeft w:val="0"/>
                  <w:marRight w:val="0"/>
                  <w:marTop w:val="0"/>
                  <w:marBottom w:val="0"/>
                  <w:divBdr>
                    <w:top w:val="none" w:sz="0" w:space="0" w:color="auto"/>
                    <w:left w:val="none" w:sz="0" w:space="0" w:color="auto"/>
                    <w:bottom w:val="none" w:sz="0" w:space="0" w:color="auto"/>
                    <w:right w:val="none" w:sz="0" w:space="0" w:color="auto"/>
                  </w:divBdr>
                </w:div>
                <w:div w:id="1306280771">
                  <w:marLeft w:val="0"/>
                  <w:marRight w:val="0"/>
                  <w:marTop w:val="0"/>
                  <w:marBottom w:val="0"/>
                  <w:divBdr>
                    <w:top w:val="none" w:sz="0" w:space="0" w:color="auto"/>
                    <w:left w:val="none" w:sz="0" w:space="0" w:color="auto"/>
                    <w:bottom w:val="none" w:sz="0" w:space="0" w:color="auto"/>
                    <w:right w:val="none" w:sz="0" w:space="0" w:color="auto"/>
                  </w:divBdr>
                </w:div>
                <w:div w:id="123544696">
                  <w:marLeft w:val="0"/>
                  <w:marRight w:val="0"/>
                  <w:marTop w:val="0"/>
                  <w:marBottom w:val="0"/>
                  <w:divBdr>
                    <w:top w:val="none" w:sz="0" w:space="0" w:color="auto"/>
                    <w:left w:val="none" w:sz="0" w:space="0" w:color="auto"/>
                    <w:bottom w:val="none" w:sz="0" w:space="0" w:color="auto"/>
                    <w:right w:val="none" w:sz="0" w:space="0" w:color="auto"/>
                  </w:divBdr>
                </w:div>
                <w:div w:id="881870513">
                  <w:marLeft w:val="0"/>
                  <w:marRight w:val="0"/>
                  <w:marTop w:val="0"/>
                  <w:marBottom w:val="0"/>
                  <w:divBdr>
                    <w:top w:val="none" w:sz="0" w:space="0" w:color="auto"/>
                    <w:left w:val="none" w:sz="0" w:space="0" w:color="auto"/>
                    <w:bottom w:val="none" w:sz="0" w:space="0" w:color="auto"/>
                    <w:right w:val="none" w:sz="0" w:space="0" w:color="auto"/>
                  </w:divBdr>
                </w:div>
                <w:div w:id="499780448">
                  <w:marLeft w:val="0"/>
                  <w:marRight w:val="0"/>
                  <w:marTop w:val="0"/>
                  <w:marBottom w:val="0"/>
                  <w:divBdr>
                    <w:top w:val="none" w:sz="0" w:space="0" w:color="auto"/>
                    <w:left w:val="none" w:sz="0" w:space="0" w:color="auto"/>
                    <w:bottom w:val="none" w:sz="0" w:space="0" w:color="auto"/>
                    <w:right w:val="none" w:sz="0" w:space="0" w:color="auto"/>
                  </w:divBdr>
                </w:div>
                <w:div w:id="2052150729">
                  <w:marLeft w:val="0"/>
                  <w:marRight w:val="0"/>
                  <w:marTop w:val="0"/>
                  <w:marBottom w:val="0"/>
                  <w:divBdr>
                    <w:top w:val="none" w:sz="0" w:space="0" w:color="auto"/>
                    <w:left w:val="none" w:sz="0" w:space="0" w:color="auto"/>
                    <w:bottom w:val="none" w:sz="0" w:space="0" w:color="auto"/>
                    <w:right w:val="none" w:sz="0" w:space="0" w:color="auto"/>
                  </w:divBdr>
                </w:div>
                <w:div w:id="669407360">
                  <w:marLeft w:val="0"/>
                  <w:marRight w:val="0"/>
                  <w:marTop w:val="0"/>
                  <w:marBottom w:val="0"/>
                  <w:divBdr>
                    <w:top w:val="none" w:sz="0" w:space="0" w:color="auto"/>
                    <w:left w:val="none" w:sz="0" w:space="0" w:color="auto"/>
                    <w:bottom w:val="none" w:sz="0" w:space="0" w:color="auto"/>
                    <w:right w:val="none" w:sz="0" w:space="0" w:color="auto"/>
                  </w:divBdr>
                </w:div>
                <w:div w:id="928732334">
                  <w:marLeft w:val="0"/>
                  <w:marRight w:val="0"/>
                  <w:marTop w:val="0"/>
                  <w:marBottom w:val="0"/>
                  <w:divBdr>
                    <w:top w:val="none" w:sz="0" w:space="0" w:color="auto"/>
                    <w:left w:val="none" w:sz="0" w:space="0" w:color="auto"/>
                    <w:bottom w:val="none" w:sz="0" w:space="0" w:color="auto"/>
                    <w:right w:val="none" w:sz="0" w:space="0" w:color="auto"/>
                  </w:divBdr>
                </w:div>
                <w:div w:id="1145850300">
                  <w:marLeft w:val="0"/>
                  <w:marRight w:val="0"/>
                  <w:marTop w:val="0"/>
                  <w:marBottom w:val="0"/>
                  <w:divBdr>
                    <w:top w:val="none" w:sz="0" w:space="0" w:color="auto"/>
                    <w:left w:val="none" w:sz="0" w:space="0" w:color="auto"/>
                    <w:bottom w:val="none" w:sz="0" w:space="0" w:color="auto"/>
                    <w:right w:val="none" w:sz="0" w:space="0" w:color="auto"/>
                  </w:divBdr>
                </w:div>
                <w:div w:id="1058438907">
                  <w:marLeft w:val="0"/>
                  <w:marRight w:val="0"/>
                  <w:marTop w:val="0"/>
                  <w:marBottom w:val="0"/>
                  <w:divBdr>
                    <w:top w:val="none" w:sz="0" w:space="0" w:color="auto"/>
                    <w:left w:val="none" w:sz="0" w:space="0" w:color="auto"/>
                    <w:bottom w:val="none" w:sz="0" w:space="0" w:color="auto"/>
                    <w:right w:val="none" w:sz="0" w:space="0" w:color="auto"/>
                  </w:divBdr>
                </w:div>
                <w:div w:id="443504360">
                  <w:marLeft w:val="0"/>
                  <w:marRight w:val="0"/>
                  <w:marTop w:val="0"/>
                  <w:marBottom w:val="0"/>
                  <w:divBdr>
                    <w:top w:val="none" w:sz="0" w:space="0" w:color="auto"/>
                    <w:left w:val="none" w:sz="0" w:space="0" w:color="auto"/>
                    <w:bottom w:val="none" w:sz="0" w:space="0" w:color="auto"/>
                    <w:right w:val="none" w:sz="0" w:space="0" w:color="auto"/>
                  </w:divBdr>
                </w:div>
                <w:div w:id="733045415">
                  <w:marLeft w:val="0"/>
                  <w:marRight w:val="0"/>
                  <w:marTop w:val="0"/>
                  <w:marBottom w:val="0"/>
                  <w:divBdr>
                    <w:top w:val="none" w:sz="0" w:space="0" w:color="auto"/>
                    <w:left w:val="none" w:sz="0" w:space="0" w:color="auto"/>
                    <w:bottom w:val="none" w:sz="0" w:space="0" w:color="auto"/>
                    <w:right w:val="none" w:sz="0" w:space="0" w:color="auto"/>
                  </w:divBdr>
                </w:div>
                <w:div w:id="9606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19704">
          <w:marLeft w:val="0"/>
          <w:marRight w:val="0"/>
          <w:marTop w:val="0"/>
          <w:marBottom w:val="0"/>
          <w:divBdr>
            <w:top w:val="none" w:sz="0" w:space="0" w:color="auto"/>
            <w:left w:val="none" w:sz="0" w:space="0" w:color="auto"/>
            <w:bottom w:val="none" w:sz="0" w:space="0" w:color="auto"/>
            <w:right w:val="none" w:sz="0" w:space="0" w:color="auto"/>
          </w:divBdr>
          <w:divsChild>
            <w:div w:id="388580276">
              <w:marLeft w:val="0"/>
              <w:marRight w:val="0"/>
              <w:marTop w:val="0"/>
              <w:marBottom w:val="0"/>
              <w:divBdr>
                <w:top w:val="none" w:sz="0" w:space="0" w:color="auto"/>
                <w:left w:val="none" w:sz="0" w:space="0" w:color="auto"/>
                <w:bottom w:val="none" w:sz="0" w:space="0" w:color="auto"/>
                <w:right w:val="none" w:sz="0" w:space="0" w:color="auto"/>
              </w:divBdr>
              <w:divsChild>
                <w:div w:id="1605920586">
                  <w:marLeft w:val="0"/>
                  <w:marRight w:val="0"/>
                  <w:marTop w:val="0"/>
                  <w:marBottom w:val="0"/>
                  <w:divBdr>
                    <w:top w:val="none" w:sz="0" w:space="0" w:color="auto"/>
                    <w:left w:val="none" w:sz="0" w:space="0" w:color="auto"/>
                    <w:bottom w:val="none" w:sz="0" w:space="0" w:color="auto"/>
                    <w:right w:val="none" w:sz="0" w:space="0" w:color="auto"/>
                  </w:divBdr>
                </w:div>
                <w:div w:id="399864817">
                  <w:marLeft w:val="0"/>
                  <w:marRight w:val="0"/>
                  <w:marTop w:val="0"/>
                  <w:marBottom w:val="0"/>
                  <w:divBdr>
                    <w:top w:val="none" w:sz="0" w:space="0" w:color="auto"/>
                    <w:left w:val="none" w:sz="0" w:space="0" w:color="auto"/>
                    <w:bottom w:val="none" w:sz="0" w:space="0" w:color="auto"/>
                    <w:right w:val="none" w:sz="0" w:space="0" w:color="auto"/>
                  </w:divBdr>
                </w:div>
                <w:div w:id="109056475">
                  <w:marLeft w:val="0"/>
                  <w:marRight w:val="0"/>
                  <w:marTop w:val="0"/>
                  <w:marBottom w:val="0"/>
                  <w:divBdr>
                    <w:top w:val="none" w:sz="0" w:space="0" w:color="auto"/>
                    <w:left w:val="none" w:sz="0" w:space="0" w:color="auto"/>
                    <w:bottom w:val="none" w:sz="0" w:space="0" w:color="auto"/>
                    <w:right w:val="none" w:sz="0" w:space="0" w:color="auto"/>
                  </w:divBdr>
                </w:div>
                <w:div w:id="2140758658">
                  <w:marLeft w:val="0"/>
                  <w:marRight w:val="0"/>
                  <w:marTop w:val="0"/>
                  <w:marBottom w:val="0"/>
                  <w:divBdr>
                    <w:top w:val="none" w:sz="0" w:space="0" w:color="auto"/>
                    <w:left w:val="none" w:sz="0" w:space="0" w:color="auto"/>
                    <w:bottom w:val="none" w:sz="0" w:space="0" w:color="auto"/>
                    <w:right w:val="none" w:sz="0" w:space="0" w:color="auto"/>
                  </w:divBdr>
                </w:div>
                <w:div w:id="1242252903">
                  <w:marLeft w:val="0"/>
                  <w:marRight w:val="0"/>
                  <w:marTop w:val="0"/>
                  <w:marBottom w:val="0"/>
                  <w:divBdr>
                    <w:top w:val="none" w:sz="0" w:space="0" w:color="auto"/>
                    <w:left w:val="none" w:sz="0" w:space="0" w:color="auto"/>
                    <w:bottom w:val="none" w:sz="0" w:space="0" w:color="auto"/>
                    <w:right w:val="none" w:sz="0" w:space="0" w:color="auto"/>
                  </w:divBdr>
                </w:div>
                <w:div w:id="2089962980">
                  <w:marLeft w:val="0"/>
                  <w:marRight w:val="0"/>
                  <w:marTop w:val="0"/>
                  <w:marBottom w:val="0"/>
                  <w:divBdr>
                    <w:top w:val="none" w:sz="0" w:space="0" w:color="auto"/>
                    <w:left w:val="none" w:sz="0" w:space="0" w:color="auto"/>
                    <w:bottom w:val="none" w:sz="0" w:space="0" w:color="auto"/>
                    <w:right w:val="none" w:sz="0" w:space="0" w:color="auto"/>
                  </w:divBdr>
                </w:div>
                <w:div w:id="847326340">
                  <w:marLeft w:val="0"/>
                  <w:marRight w:val="0"/>
                  <w:marTop w:val="0"/>
                  <w:marBottom w:val="0"/>
                  <w:divBdr>
                    <w:top w:val="none" w:sz="0" w:space="0" w:color="auto"/>
                    <w:left w:val="none" w:sz="0" w:space="0" w:color="auto"/>
                    <w:bottom w:val="none" w:sz="0" w:space="0" w:color="auto"/>
                    <w:right w:val="none" w:sz="0" w:space="0" w:color="auto"/>
                  </w:divBdr>
                </w:div>
                <w:div w:id="1419524574">
                  <w:marLeft w:val="0"/>
                  <w:marRight w:val="0"/>
                  <w:marTop w:val="0"/>
                  <w:marBottom w:val="0"/>
                  <w:divBdr>
                    <w:top w:val="none" w:sz="0" w:space="0" w:color="auto"/>
                    <w:left w:val="none" w:sz="0" w:space="0" w:color="auto"/>
                    <w:bottom w:val="none" w:sz="0" w:space="0" w:color="auto"/>
                    <w:right w:val="none" w:sz="0" w:space="0" w:color="auto"/>
                  </w:divBdr>
                </w:div>
                <w:div w:id="103036391">
                  <w:marLeft w:val="0"/>
                  <w:marRight w:val="0"/>
                  <w:marTop w:val="0"/>
                  <w:marBottom w:val="0"/>
                  <w:divBdr>
                    <w:top w:val="none" w:sz="0" w:space="0" w:color="auto"/>
                    <w:left w:val="none" w:sz="0" w:space="0" w:color="auto"/>
                    <w:bottom w:val="none" w:sz="0" w:space="0" w:color="auto"/>
                    <w:right w:val="none" w:sz="0" w:space="0" w:color="auto"/>
                  </w:divBdr>
                </w:div>
                <w:div w:id="1755131564">
                  <w:marLeft w:val="0"/>
                  <w:marRight w:val="0"/>
                  <w:marTop w:val="0"/>
                  <w:marBottom w:val="0"/>
                  <w:divBdr>
                    <w:top w:val="none" w:sz="0" w:space="0" w:color="auto"/>
                    <w:left w:val="none" w:sz="0" w:space="0" w:color="auto"/>
                    <w:bottom w:val="none" w:sz="0" w:space="0" w:color="auto"/>
                    <w:right w:val="none" w:sz="0" w:space="0" w:color="auto"/>
                  </w:divBdr>
                </w:div>
                <w:div w:id="2139642523">
                  <w:marLeft w:val="0"/>
                  <w:marRight w:val="0"/>
                  <w:marTop w:val="0"/>
                  <w:marBottom w:val="0"/>
                  <w:divBdr>
                    <w:top w:val="none" w:sz="0" w:space="0" w:color="auto"/>
                    <w:left w:val="none" w:sz="0" w:space="0" w:color="auto"/>
                    <w:bottom w:val="none" w:sz="0" w:space="0" w:color="auto"/>
                    <w:right w:val="none" w:sz="0" w:space="0" w:color="auto"/>
                  </w:divBdr>
                </w:div>
                <w:div w:id="247620980">
                  <w:marLeft w:val="0"/>
                  <w:marRight w:val="0"/>
                  <w:marTop w:val="0"/>
                  <w:marBottom w:val="0"/>
                  <w:divBdr>
                    <w:top w:val="none" w:sz="0" w:space="0" w:color="auto"/>
                    <w:left w:val="none" w:sz="0" w:space="0" w:color="auto"/>
                    <w:bottom w:val="none" w:sz="0" w:space="0" w:color="auto"/>
                    <w:right w:val="none" w:sz="0" w:space="0" w:color="auto"/>
                  </w:divBdr>
                </w:div>
                <w:div w:id="1129713534">
                  <w:marLeft w:val="0"/>
                  <w:marRight w:val="0"/>
                  <w:marTop w:val="0"/>
                  <w:marBottom w:val="0"/>
                  <w:divBdr>
                    <w:top w:val="none" w:sz="0" w:space="0" w:color="auto"/>
                    <w:left w:val="none" w:sz="0" w:space="0" w:color="auto"/>
                    <w:bottom w:val="none" w:sz="0" w:space="0" w:color="auto"/>
                    <w:right w:val="none" w:sz="0" w:space="0" w:color="auto"/>
                  </w:divBdr>
                </w:div>
                <w:div w:id="1510439615">
                  <w:marLeft w:val="0"/>
                  <w:marRight w:val="0"/>
                  <w:marTop w:val="0"/>
                  <w:marBottom w:val="0"/>
                  <w:divBdr>
                    <w:top w:val="none" w:sz="0" w:space="0" w:color="auto"/>
                    <w:left w:val="none" w:sz="0" w:space="0" w:color="auto"/>
                    <w:bottom w:val="none" w:sz="0" w:space="0" w:color="auto"/>
                    <w:right w:val="none" w:sz="0" w:space="0" w:color="auto"/>
                  </w:divBdr>
                </w:div>
                <w:div w:id="321392752">
                  <w:marLeft w:val="0"/>
                  <w:marRight w:val="0"/>
                  <w:marTop w:val="0"/>
                  <w:marBottom w:val="0"/>
                  <w:divBdr>
                    <w:top w:val="none" w:sz="0" w:space="0" w:color="auto"/>
                    <w:left w:val="none" w:sz="0" w:space="0" w:color="auto"/>
                    <w:bottom w:val="none" w:sz="0" w:space="0" w:color="auto"/>
                    <w:right w:val="none" w:sz="0" w:space="0" w:color="auto"/>
                  </w:divBdr>
                </w:div>
                <w:div w:id="827986191">
                  <w:marLeft w:val="0"/>
                  <w:marRight w:val="0"/>
                  <w:marTop w:val="0"/>
                  <w:marBottom w:val="0"/>
                  <w:divBdr>
                    <w:top w:val="none" w:sz="0" w:space="0" w:color="auto"/>
                    <w:left w:val="none" w:sz="0" w:space="0" w:color="auto"/>
                    <w:bottom w:val="none" w:sz="0" w:space="0" w:color="auto"/>
                    <w:right w:val="none" w:sz="0" w:space="0" w:color="auto"/>
                  </w:divBdr>
                </w:div>
                <w:div w:id="175583368">
                  <w:marLeft w:val="0"/>
                  <w:marRight w:val="0"/>
                  <w:marTop w:val="0"/>
                  <w:marBottom w:val="0"/>
                  <w:divBdr>
                    <w:top w:val="none" w:sz="0" w:space="0" w:color="auto"/>
                    <w:left w:val="none" w:sz="0" w:space="0" w:color="auto"/>
                    <w:bottom w:val="none" w:sz="0" w:space="0" w:color="auto"/>
                    <w:right w:val="none" w:sz="0" w:space="0" w:color="auto"/>
                  </w:divBdr>
                </w:div>
                <w:div w:id="1720743853">
                  <w:marLeft w:val="0"/>
                  <w:marRight w:val="0"/>
                  <w:marTop w:val="0"/>
                  <w:marBottom w:val="0"/>
                  <w:divBdr>
                    <w:top w:val="none" w:sz="0" w:space="0" w:color="auto"/>
                    <w:left w:val="none" w:sz="0" w:space="0" w:color="auto"/>
                    <w:bottom w:val="none" w:sz="0" w:space="0" w:color="auto"/>
                    <w:right w:val="none" w:sz="0" w:space="0" w:color="auto"/>
                  </w:divBdr>
                </w:div>
                <w:div w:id="1695880409">
                  <w:marLeft w:val="0"/>
                  <w:marRight w:val="0"/>
                  <w:marTop w:val="0"/>
                  <w:marBottom w:val="0"/>
                  <w:divBdr>
                    <w:top w:val="none" w:sz="0" w:space="0" w:color="auto"/>
                    <w:left w:val="none" w:sz="0" w:space="0" w:color="auto"/>
                    <w:bottom w:val="none" w:sz="0" w:space="0" w:color="auto"/>
                    <w:right w:val="none" w:sz="0" w:space="0" w:color="auto"/>
                  </w:divBdr>
                </w:div>
                <w:div w:id="1657150349">
                  <w:marLeft w:val="0"/>
                  <w:marRight w:val="0"/>
                  <w:marTop w:val="0"/>
                  <w:marBottom w:val="0"/>
                  <w:divBdr>
                    <w:top w:val="none" w:sz="0" w:space="0" w:color="auto"/>
                    <w:left w:val="none" w:sz="0" w:space="0" w:color="auto"/>
                    <w:bottom w:val="none" w:sz="0" w:space="0" w:color="auto"/>
                    <w:right w:val="none" w:sz="0" w:space="0" w:color="auto"/>
                  </w:divBdr>
                </w:div>
                <w:div w:id="51076649">
                  <w:marLeft w:val="0"/>
                  <w:marRight w:val="0"/>
                  <w:marTop w:val="0"/>
                  <w:marBottom w:val="0"/>
                  <w:divBdr>
                    <w:top w:val="none" w:sz="0" w:space="0" w:color="auto"/>
                    <w:left w:val="none" w:sz="0" w:space="0" w:color="auto"/>
                    <w:bottom w:val="none" w:sz="0" w:space="0" w:color="auto"/>
                    <w:right w:val="none" w:sz="0" w:space="0" w:color="auto"/>
                  </w:divBdr>
                </w:div>
                <w:div w:id="1958023006">
                  <w:marLeft w:val="0"/>
                  <w:marRight w:val="0"/>
                  <w:marTop w:val="0"/>
                  <w:marBottom w:val="0"/>
                  <w:divBdr>
                    <w:top w:val="none" w:sz="0" w:space="0" w:color="auto"/>
                    <w:left w:val="none" w:sz="0" w:space="0" w:color="auto"/>
                    <w:bottom w:val="none" w:sz="0" w:space="0" w:color="auto"/>
                    <w:right w:val="none" w:sz="0" w:space="0" w:color="auto"/>
                  </w:divBdr>
                </w:div>
                <w:div w:id="675884949">
                  <w:marLeft w:val="0"/>
                  <w:marRight w:val="0"/>
                  <w:marTop w:val="0"/>
                  <w:marBottom w:val="0"/>
                  <w:divBdr>
                    <w:top w:val="none" w:sz="0" w:space="0" w:color="auto"/>
                    <w:left w:val="none" w:sz="0" w:space="0" w:color="auto"/>
                    <w:bottom w:val="none" w:sz="0" w:space="0" w:color="auto"/>
                    <w:right w:val="none" w:sz="0" w:space="0" w:color="auto"/>
                  </w:divBdr>
                </w:div>
                <w:div w:id="11803598">
                  <w:marLeft w:val="0"/>
                  <w:marRight w:val="0"/>
                  <w:marTop w:val="0"/>
                  <w:marBottom w:val="0"/>
                  <w:divBdr>
                    <w:top w:val="none" w:sz="0" w:space="0" w:color="auto"/>
                    <w:left w:val="none" w:sz="0" w:space="0" w:color="auto"/>
                    <w:bottom w:val="none" w:sz="0" w:space="0" w:color="auto"/>
                    <w:right w:val="none" w:sz="0" w:space="0" w:color="auto"/>
                  </w:divBdr>
                </w:div>
                <w:div w:id="873922972">
                  <w:marLeft w:val="0"/>
                  <w:marRight w:val="0"/>
                  <w:marTop w:val="0"/>
                  <w:marBottom w:val="0"/>
                  <w:divBdr>
                    <w:top w:val="none" w:sz="0" w:space="0" w:color="auto"/>
                    <w:left w:val="none" w:sz="0" w:space="0" w:color="auto"/>
                    <w:bottom w:val="none" w:sz="0" w:space="0" w:color="auto"/>
                    <w:right w:val="none" w:sz="0" w:space="0" w:color="auto"/>
                  </w:divBdr>
                </w:div>
                <w:div w:id="1249002228">
                  <w:marLeft w:val="0"/>
                  <w:marRight w:val="0"/>
                  <w:marTop w:val="0"/>
                  <w:marBottom w:val="0"/>
                  <w:divBdr>
                    <w:top w:val="none" w:sz="0" w:space="0" w:color="auto"/>
                    <w:left w:val="none" w:sz="0" w:space="0" w:color="auto"/>
                    <w:bottom w:val="none" w:sz="0" w:space="0" w:color="auto"/>
                    <w:right w:val="none" w:sz="0" w:space="0" w:color="auto"/>
                  </w:divBdr>
                </w:div>
                <w:div w:id="797532385">
                  <w:marLeft w:val="0"/>
                  <w:marRight w:val="0"/>
                  <w:marTop w:val="0"/>
                  <w:marBottom w:val="0"/>
                  <w:divBdr>
                    <w:top w:val="none" w:sz="0" w:space="0" w:color="auto"/>
                    <w:left w:val="none" w:sz="0" w:space="0" w:color="auto"/>
                    <w:bottom w:val="none" w:sz="0" w:space="0" w:color="auto"/>
                    <w:right w:val="none" w:sz="0" w:space="0" w:color="auto"/>
                  </w:divBdr>
                </w:div>
                <w:div w:id="879363028">
                  <w:marLeft w:val="0"/>
                  <w:marRight w:val="0"/>
                  <w:marTop w:val="0"/>
                  <w:marBottom w:val="0"/>
                  <w:divBdr>
                    <w:top w:val="none" w:sz="0" w:space="0" w:color="auto"/>
                    <w:left w:val="none" w:sz="0" w:space="0" w:color="auto"/>
                    <w:bottom w:val="none" w:sz="0" w:space="0" w:color="auto"/>
                    <w:right w:val="none" w:sz="0" w:space="0" w:color="auto"/>
                  </w:divBdr>
                </w:div>
                <w:div w:id="1792900774">
                  <w:marLeft w:val="0"/>
                  <w:marRight w:val="0"/>
                  <w:marTop w:val="0"/>
                  <w:marBottom w:val="0"/>
                  <w:divBdr>
                    <w:top w:val="none" w:sz="0" w:space="0" w:color="auto"/>
                    <w:left w:val="none" w:sz="0" w:space="0" w:color="auto"/>
                    <w:bottom w:val="none" w:sz="0" w:space="0" w:color="auto"/>
                    <w:right w:val="none" w:sz="0" w:space="0" w:color="auto"/>
                  </w:divBdr>
                </w:div>
                <w:div w:id="1719891061">
                  <w:marLeft w:val="0"/>
                  <w:marRight w:val="0"/>
                  <w:marTop w:val="0"/>
                  <w:marBottom w:val="0"/>
                  <w:divBdr>
                    <w:top w:val="none" w:sz="0" w:space="0" w:color="auto"/>
                    <w:left w:val="none" w:sz="0" w:space="0" w:color="auto"/>
                    <w:bottom w:val="none" w:sz="0" w:space="0" w:color="auto"/>
                    <w:right w:val="none" w:sz="0" w:space="0" w:color="auto"/>
                  </w:divBdr>
                </w:div>
                <w:div w:id="1241869246">
                  <w:marLeft w:val="0"/>
                  <w:marRight w:val="0"/>
                  <w:marTop w:val="0"/>
                  <w:marBottom w:val="0"/>
                  <w:divBdr>
                    <w:top w:val="none" w:sz="0" w:space="0" w:color="auto"/>
                    <w:left w:val="none" w:sz="0" w:space="0" w:color="auto"/>
                    <w:bottom w:val="none" w:sz="0" w:space="0" w:color="auto"/>
                    <w:right w:val="none" w:sz="0" w:space="0" w:color="auto"/>
                  </w:divBdr>
                </w:div>
                <w:div w:id="121926638">
                  <w:marLeft w:val="0"/>
                  <w:marRight w:val="0"/>
                  <w:marTop w:val="0"/>
                  <w:marBottom w:val="0"/>
                  <w:divBdr>
                    <w:top w:val="none" w:sz="0" w:space="0" w:color="auto"/>
                    <w:left w:val="none" w:sz="0" w:space="0" w:color="auto"/>
                    <w:bottom w:val="none" w:sz="0" w:space="0" w:color="auto"/>
                    <w:right w:val="none" w:sz="0" w:space="0" w:color="auto"/>
                  </w:divBdr>
                </w:div>
                <w:div w:id="374693392">
                  <w:marLeft w:val="0"/>
                  <w:marRight w:val="0"/>
                  <w:marTop w:val="0"/>
                  <w:marBottom w:val="0"/>
                  <w:divBdr>
                    <w:top w:val="none" w:sz="0" w:space="0" w:color="auto"/>
                    <w:left w:val="none" w:sz="0" w:space="0" w:color="auto"/>
                    <w:bottom w:val="none" w:sz="0" w:space="0" w:color="auto"/>
                    <w:right w:val="none" w:sz="0" w:space="0" w:color="auto"/>
                  </w:divBdr>
                </w:div>
                <w:div w:id="793790046">
                  <w:marLeft w:val="0"/>
                  <w:marRight w:val="0"/>
                  <w:marTop w:val="0"/>
                  <w:marBottom w:val="0"/>
                  <w:divBdr>
                    <w:top w:val="none" w:sz="0" w:space="0" w:color="auto"/>
                    <w:left w:val="none" w:sz="0" w:space="0" w:color="auto"/>
                    <w:bottom w:val="none" w:sz="0" w:space="0" w:color="auto"/>
                    <w:right w:val="none" w:sz="0" w:space="0" w:color="auto"/>
                  </w:divBdr>
                </w:div>
                <w:div w:id="319966492">
                  <w:marLeft w:val="0"/>
                  <w:marRight w:val="0"/>
                  <w:marTop w:val="0"/>
                  <w:marBottom w:val="0"/>
                  <w:divBdr>
                    <w:top w:val="none" w:sz="0" w:space="0" w:color="auto"/>
                    <w:left w:val="none" w:sz="0" w:space="0" w:color="auto"/>
                    <w:bottom w:val="none" w:sz="0" w:space="0" w:color="auto"/>
                    <w:right w:val="none" w:sz="0" w:space="0" w:color="auto"/>
                  </w:divBdr>
                </w:div>
                <w:div w:id="1242563620">
                  <w:marLeft w:val="0"/>
                  <w:marRight w:val="0"/>
                  <w:marTop w:val="0"/>
                  <w:marBottom w:val="0"/>
                  <w:divBdr>
                    <w:top w:val="none" w:sz="0" w:space="0" w:color="auto"/>
                    <w:left w:val="none" w:sz="0" w:space="0" w:color="auto"/>
                    <w:bottom w:val="none" w:sz="0" w:space="0" w:color="auto"/>
                    <w:right w:val="none" w:sz="0" w:space="0" w:color="auto"/>
                  </w:divBdr>
                </w:div>
                <w:div w:id="1682731559">
                  <w:marLeft w:val="0"/>
                  <w:marRight w:val="0"/>
                  <w:marTop w:val="0"/>
                  <w:marBottom w:val="0"/>
                  <w:divBdr>
                    <w:top w:val="none" w:sz="0" w:space="0" w:color="auto"/>
                    <w:left w:val="none" w:sz="0" w:space="0" w:color="auto"/>
                    <w:bottom w:val="none" w:sz="0" w:space="0" w:color="auto"/>
                    <w:right w:val="none" w:sz="0" w:space="0" w:color="auto"/>
                  </w:divBdr>
                </w:div>
                <w:div w:id="1904950959">
                  <w:marLeft w:val="0"/>
                  <w:marRight w:val="0"/>
                  <w:marTop w:val="0"/>
                  <w:marBottom w:val="0"/>
                  <w:divBdr>
                    <w:top w:val="none" w:sz="0" w:space="0" w:color="auto"/>
                    <w:left w:val="none" w:sz="0" w:space="0" w:color="auto"/>
                    <w:bottom w:val="none" w:sz="0" w:space="0" w:color="auto"/>
                    <w:right w:val="none" w:sz="0" w:space="0" w:color="auto"/>
                  </w:divBdr>
                </w:div>
                <w:div w:id="1461998205">
                  <w:marLeft w:val="0"/>
                  <w:marRight w:val="0"/>
                  <w:marTop w:val="0"/>
                  <w:marBottom w:val="0"/>
                  <w:divBdr>
                    <w:top w:val="none" w:sz="0" w:space="0" w:color="auto"/>
                    <w:left w:val="none" w:sz="0" w:space="0" w:color="auto"/>
                    <w:bottom w:val="none" w:sz="0" w:space="0" w:color="auto"/>
                    <w:right w:val="none" w:sz="0" w:space="0" w:color="auto"/>
                  </w:divBdr>
                </w:div>
                <w:div w:id="357974802">
                  <w:marLeft w:val="0"/>
                  <w:marRight w:val="0"/>
                  <w:marTop w:val="0"/>
                  <w:marBottom w:val="0"/>
                  <w:divBdr>
                    <w:top w:val="none" w:sz="0" w:space="0" w:color="auto"/>
                    <w:left w:val="none" w:sz="0" w:space="0" w:color="auto"/>
                    <w:bottom w:val="none" w:sz="0" w:space="0" w:color="auto"/>
                    <w:right w:val="none" w:sz="0" w:space="0" w:color="auto"/>
                  </w:divBdr>
                </w:div>
                <w:div w:id="863443676">
                  <w:marLeft w:val="0"/>
                  <w:marRight w:val="0"/>
                  <w:marTop w:val="0"/>
                  <w:marBottom w:val="0"/>
                  <w:divBdr>
                    <w:top w:val="none" w:sz="0" w:space="0" w:color="auto"/>
                    <w:left w:val="none" w:sz="0" w:space="0" w:color="auto"/>
                    <w:bottom w:val="none" w:sz="0" w:space="0" w:color="auto"/>
                    <w:right w:val="none" w:sz="0" w:space="0" w:color="auto"/>
                  </w:divBdr>
                </w:div>
                <w:div w:id="33237168">
                  <w:marLeft w:val="0"/>
                  <w:marRight w:val="0"/>
                  <w:marTop w:val="0"/>
                  <w:marBottom w:val="0"/>
                  <w:divBdr>
                    <w:top w:val="none" w:sz="0" w:space="0" w:color="auto"/>
                    <w:left w:val="none" w:sz="0" w:space="0" w:color="auto"/>
                    <w:bottom w:val="none" w:sz="0" w:space="0" w:color="auto"/>
                    <w:right w:val="none" w:sz="0" w:space="0" w:color="auto"/>
                  </w:divBdr>
                </w:div>
                <w:div w:id="114493604">
                  <w:marLeft w:val="0"/>
                  <w:marRight w:val="0"/>
                  <w:marTop w:val="0"/>
                  <w:marBottom w:val="0"/>
                  <w:divBdr>
                    <w:top w:val="none" w:sz="0" w:space="0" w:color="auto"/>
                    <w:left w:val="none" w:sz="0" w:space="0" w:color="auto"/>
                    <w:bottom w:val="none" w:sz="0" w:space="0" w:color="auto"/>
                    <w:right w:val="none" w:sz="0" w:space="0" w:color="auto"/>
                  </w:divBdr>
                </w:div>
                <w:div w:id="2072385505">
                  <w:marLeft w:val="0"/>
                  <w:marRight w:val="0"/>
                  <w:marTop w:val="0"/>
                  <w:marBottom w:val="0"/>
                  <w:divBdr>
                    <w:top w:val="none" w:sz="0" w:space="0" w:color="auto"/>
                    <w:left w:val="none" w:sz="0" w:space="0" w:color="auto"/>
                    <w:bottom w:val="none" w:sz="0" w:space="0" w:color="auto"/>
                    <w:right w:val="none" w:sz="0" w:space="0" w:color="auto"/>
                  </w:divBdr>
                </w:div>
                <w:div w:id="509610522">
                  <w:marLeft w:val="0"/>
                  <w:marRight w:val="0"/>
                  <w:marTop w:val="0"/>
                  <w:marBottom w:val="0"/>
                  <w:divBdr>
                    <w:top w:val="none" w:sz="0" w:space="0" w:color="auto"/>
                    <w:left w:val="none" w:sz="0" w:space="0" w:color="auto"/>
                    <w:bottom w:val="none" w:sz="0" w:space="0" w:color="auto"/>
                    <w:right w:val="none" w:sz="0" w:space="0" w:color="auto"/>
                  </w:divBdr>
                </w:div>
                <w:div w:id="46422814">
                  <w:marLeft w:val="0"/>
                  <w:marRight w:val="0"/>
                  <w:marTop w:val="0"/>
                  <w:marBottom w:val="0"/>
                  <w:divBdr>
                    <w:top w:val="none" w:sz="0" w:space="0" w:color="auto"/>
                    <w:left w:val="none" w:sz="0" w:space="0" w:color="auto"/>
                    <w:bottom w:val="none" w:sz="0" w:space="0" w:color="auto"/>
                    <w:right w:val="none" w:sz="0" w:space="0" w:color="auto"/>
                  </w:divBdr>
                </w:div>
                <w:div w:id="927885688">
                  <w:marLeft w:val="0"/>
                  <w:marRight w:val="0"/>
                  <w:marTop w:val="0"/>
                  <w:marBottom w:val="0"/>
                  <w:divBdr>
                    <w:top w:val="none" w:sz="0" w:space="0" w:color="auto"/>
                    <w:left w:val="none" w:sz="0" w:space="0" w:color="auto"/>
                    <w:bottom w:val="none" w:sz="0" w:space="0" w:color="auto"/>
                    <w:right w:val="none" w:sz="0" w:space="0" w:color="auto"/>
                  </w:divBdr>
                </w:div>
                <w:div w:id="1059590485">
                  <w:marLeft w:val="0"/>
                  <w:marRight w:val="0"/>
                  <w:marTop w:val="0"/>
                  <w:marBottom w:val="0"/>
                  <w:divBdr>
                    <w:top w:val="none" w:sz="0" w:space="0" w:color="auto"/>
                    <w:left w:val="none" w:sz="0" w:space="0" w:color="auto"/>
                    <w:bottom w:val="none" w:sz="0" w:space="0" w:color="auto"/>
                    <w:right w:val="none" w:sz="0" w:space="0" w:color="auto"/>
                  </w:divBdr>
                </w:div>
                <w:div w:id="84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7963">
      <w:bodyDiv w:val="1"/>
      <w:marLeft w:val="0"/>
      <w:marRight w:val="0"/>
      <w:marTop w:val="0"/>
      <w:marBottom w:val="0"/>
      <w:divBdr>
        <w:top w:val="none" w:sz="0" w:space="0" w:color="auto"/>
        <w:left w:val="none" w:sz="0" w:space="0" w:color="auto"/>
        <w:bottom w:val="none" w:sz="0" w:space="0" w:color="auto"/>
        <w:right w:val="none" w:sz="0" w:space="0" w:color="auto"/>
      </w:divBdr>
      <w:divsChild>
        <w:div w:id="1197963034">
          <w:marLeft w:val="0"/>
          <w:marRight w:val="0"/>
          <w:marTop w:val="0"/>
          <w:marBottom w:val="0"/>
          <w:divBdr>
            <w:top w:val="none" w:sz="0" w:space="0" w:color="auto"/>
            <w:left w:val="none" w:sz="0" w:space="0" w:color="auto"/>
            <w:bottom w:val="none" w:sz="0" w:space="0" w:color="auto"/>
            <w:right w:val="none" w:sz="0" w:space="0" w:color="auto"/>
          </w:divBdr>
        </w:div>
        <w:div w:id="1199003092">
          <w:marLeft w:val="0"/>
          <w:marRight w:val="0"/>
          <w:marTop w:val="0"/>
          <w:marBottom w:val="0"/>
          <w:divBdr>
            <w:top w:val="none" w:sz="0" w:space="0" w:color="auto"/>
            <w:left w:val="none" w:sz="0" w:space="0" w:color="auto"/>
            <w:bottom w:val="none" w:sz="0" w:space="0" w:color="auto"/>
            <w:right w:val="none" w:sz="0" w:space="0" w:color="auto"/>
          </w:divBdr>
        </w:div>
        <w:div w:id="991103492">
          <w:marLeft w:val="0"/>
          <w:marRight w:val="0"/>
          <w:marTop w:val="0"/>
          <w:marBottom w:val="0"/>
          <w:divBdr>
            <w:top w:val="none" w:sz="0" w:space="0" w:color="auto"/>
            <w:left w:val="none" w:sz="0" w:space="0" w:color="auto"/>
            <w:bottom w:val="none" w:sz="0" w:space="0" w:color="auto"/>
            <w:right w:val="none" w:sz="0" w:space="0" w:color="auto"/>
          </w:divBdr>
        </w:div>
        <w:div w:id="908925068">
          <w:marLeft w:val="0"/>
          <w:marRight w:val="0"/>
          <w:marTop w:val="0"/>
          <w:marBottom w:val="0"/>
          <w:divBdr>
            <w:top w:val="none" w:sz="0" w:space="0" w:color="auto"/>
            <w:left w:val="none" w:sz="0" w:space="0" w:color="auto"/>
            <w:bottom w:val="none" w:sz="0" w:space="0" w:color="auto"/>
            <w:right w:val="none" w:sz="0" w:space="0" w:color="auto"/>
          </w:divBdr>
        </w:div>
        <w:div w:id="1200119452">
          <w:marLeft w:val="0"/>
          <w:marRight w:val="0"/>
          <w:marTop w:val="0"/>
          <w:marBottom w:val="0"/>
          <w:divBdr>
            <w:top w:val="none" w:sz="0" w:space="0" w:color="auto"/>
            <w:left w:val="none" w:sz="0" w:space="0" w:color="auto"/>
            <w:bottom w:val="none" w:sz="0" w:space="0" w:color="auto"/>
            <w:right w:val="none" w:sz="0" w:space="0" w:color="auto"/>
          </w:divBdr>
        </w:div>
        <w:div w:id="724447367">
          <w:marLeft w:val="0"/>
          <w:marRight w:val="0"/>
          <w:marTop w:val="0"/>
          <w:marBottom w:val="0"/>
          <w:divBdr>
            <w:top w:val="none" w:sz="0" w:space="0" w:color="auto"/>
            <w:left w:val="none" w:sz="0" w:space="0" w:color="auto"/>
            <w:bottom w:val="none" w:sz="0" w:space="0" w:color="auto"/>
            <w:right w:val="none" w:sz="0" w:space="0" w:color="auto"/>
          </w:divBdr>
        </w:div>
        <w:div w:id="1210647177">
          <w:marLeft w:val="0"/>
          <w:marRight w:val="0"/>
          <w:marTop w:val="0"/>
          <w:marBottom w:val="0"/>
          <w:divBdr>
            <w:top w:val="none" w:sz="0" w:space="0" w:color="auto"/>
            <w:left w:val="none" w:sz="0" w:space="0" w:color="auto"/>
            <w:bottom w:val="none" w:sz="0" w:space="0" w:color="auto"/>
            <w:right w:val="none" w:sz="0" w:space="0" w:color="auto"/>
          </w:divBdr>
        </w:div>
        <w:div w:id="1550803985">
          <w:marLeft w:val="0"/>
          <w:marRight w:val="0"/>
          <w:marTop w:val="0"/>
          <w:marBottom w:val="0"/>
          <w:divBdr>
            <w:top w:val="none" w:sz="0" w:space="0" w:color="auto"/>
            <w:left w:val="none" w:sz="0" w:space="0" w:color="auto"/>
            <w:bottom w:val="none" w:sz="0" w:space="0" w:color="auto"/>
            <w:right w:val="none" w:sz="0" w:space="0" w:color="auto"/>
          </w:divBdr>
        </w:div>
        <w:div w:id="62028590">
          <w:marLeft w:val="0"/>
          <w:marRight w:val="0"/>
          <w:marTop w:val="0"/>
          <w:marBottom w:val="0"/>
          <w:divBdr>
            <w:top w:val="none" w:sz="0" w:space="0" w:color="auto"/>
            <w:left w:val="none" w:sz="0" w:space="0" w:color="auto"/>
            <w:bottom w:val="none" w:sz="0" w:space="0" w:color="auto"/>
            <w:right w:val="none" w:sz="0" w:space="0" w:color="auto"/>
          </w:divBdr>
        </w:div>
        <w:div w:id="864556171">
          <w:marLeft w:val="0"/>
          <w:marRight w:val="0"/>
          <w:marTop w:val="0"/>
          <w:marBottom w:val="0"/>
          <w:divBdr>
            <w:top w:val="none" w:sz="0" w:space="0" w:color="auto"/>
            <w:left w:val="none" w:sz="0" w:space="0" w:color="auto"/>
            <w:bottom w:val="none" w:sz="0" w:space="0" w:color="auto"/>
            <w:right w:val="none" w:sz="0" w:space="0" w:color="auto"/>
          </w:divBdr>
        </w:div>
        <w:div w:id="803087258">
          <w:marLeft w:val="0"/>
          <w:marRight w:val="0"/>
          <w:marTop w:val="0"/>
          <w:marBottom w:val="0"/>
          <w:divBdr>
            <w:top w:val="none" w:sz="0" w:space="0" w:color="auto"/>
            <w:left w:val="none" w:sz="0" w:space="0" w:color="auto"/>
            <w:bottom w:val="none" w:sz="0" w:space="0" w:color="auto"/>
            <w:right w:val="none" w:sz="0" w:space="0" w:color="auto"/>
          </w:divBdr>
        </w:div>
        <w:div w:id="1663049999">
          <w:marLeft w:val="0"/>
          <w:marRight w:val="0"/>
          <w:marTop w:val="0"/>
          <w:marBottom w:val="0"/>
          <w:divBdr>
            <w:top w:val="none" w:sz="0" w:space="0" w:color="auto"/>
            <w:left w:val="none" w:sz="0" w:space="0" w:color="auto"/>
            <w:bottom w:val="none" w:sz="0" w:space="0" w:color="auto"/>
            <w:right w:val="none" w:sz="0" w:space="0" w:color="auto"/>
          </w:divBdr>
        </w:div>
        <w:div w:id="1186603053">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670213240">
          <w:marLeft w:val="0"/>
          <w:marRight w:val="0"/>
          <w:marTop w:val="0"/>
          <w:marBottom w:val="0"/>
          <w:divBdr>
            <w:top w:val="none" w:sz="0" w:space="0" w:color="auto"/>
            <w:left w:val="none" w:sz="0" w:space="0" w:color="auto"/>
            <w:bottom w:val="none" w:sz="0" w:space="0" w:color="auto"/>
            <w:right w:val="none" w:sz="0" w:space="0" w:color="auto"/>
          </w:divBdr>
        </w:div>
        <w:div w:id="474496596">
          <w:marLeft w:val="0"/>
          <w:marRight w:val="0"/>
          <w:marTop w:val="0"/>
          <w:marBottom w:val="0"/>
          <w:divBdr>
            <w:top w:val="none" w:sz="0" w:space="0" w:color="auto"/>
            <w:left w:val="none" w:sz="0" w:space="0" w:color="auto"/>
            <w:bottom w:val="none" w:sz="0" w:space="0" w:color="auto"/>
            <w:right w:val="none" w:sz="0" w:space="0" w:color="auto"/>
          </w:divBdr>
        </w:div>
        <w:div w:id="963851352">
          <w:marLeft w:val="0"/>
          <w:marRight w:val="0"/>
          <w:marTop w:val="0"/>
          <w:marBottom w:val="0"/>
          <w:divBdr>
            <w:top w:val="none" w:sz="0" w:space="0" w:color="auto"/>
            <w:left w:val="none" w:sz="0" w:space="0" w:color="auto"/>
            <w:bottom w:val="none" w:sz="0" w:space="0" w:color="auto"/>
            <w:right w:val="none" w:sz="0" w:space="0" w:color="auto"/>
          </w:divBdr>
        </w:div>
        <w:div w:id="779375710">
          <w:marLeft w:val="0"/>
          <w:marRight w:val="0"/>
          <w:marTop w:val="0"/>
          <w:marBottom w:val="0"/>
          <w:divBdr>
            <w:top w:val="none" w:sz="0" w:space="0" w:color="auto"/>
            <w:left w:val="none" w:sz="0" w:space="0" w:color="auto"/>
            <w:bottom w:val="none" w:sz="0" w:space="0" w:color="auto"/>
            <w:right w:val="none" w:sz="0" w:space="0" w:color="auto"/>
          </w:divBdr>
        </w:div>
        <w:div w:id="1062756108">
          <w:marLeft w:val="0"/>
          <w:marRight w:val="0"/>
          <w:marTop w:val="0"/>
          <w:marBottom w:val="0"/>
          <w:divBdr>
            <w:top w:val="none" w:sz="0" w:space="0" w:color="auto"/>
            <w:left w:val="none" w:sz="0" w:space="0" w:color="auto"/>
            <w:bottom w:val="none" w:sz="0" w:space="0" w:color="auto"/>
            <w:right w:val="none" w:sz="0" w:space="0" w:color="auto"/>
          </w:divBdr>
        </w:div>
        <w:div w:id="38208817">
          <w:marLeft w:val="0"/>
          <w:marRight w:val="0"/>
          <w:marTop w:val="0"/>
          <w:marBottom w:val="0"/>
          <w:divBdr>
            <w:top w:val="none" w:sz="0" w:space="0" w:color="auto"/>
            <w:left w:val="none" w:sz="0" w:space="0" w:color="auto"/>
            <w:bottom w:val="none" w:sz="0" w:space="0" w:color="auto"/>
            <w:right w:val="none" w:sz="0" w:space="0" w:color="auto"/>
          </w:divBdr>
        </w:div>
        <w:div w:id="881555260">
          <w:marLeft w:val="0"/>
          <w:marRight w:val="0"/>
          <w:marTop w:val="0"/>
          <w:marBottom w:val="0"/>
          <w:divBdr>
            <w:top w:val="none" w:sz="0" w:space="0" w:color="auto"/>
            <w:left w:val="none" w:sz="0" w:space="0" w:color="auto"/>
            <w:bottom w:val="none" w:sz="0" w:space="0" w:color="auto"/>
            <w:right w:val="none" w:sz="0" w:space="0" w:color="auto"/>
          </w:divBdr>
        </w:div>
      </w:divsChild>
    </w:div>
    <w:div w:id="1686055268">
      <w:bodyDiv w:val="1"/>
      <w:marLeft w:val="0"/>
      <w:marRight w:val="0"/>
      <w:marTop w:val="0"/>
      <w:marBottom w:val="0"/>
      <w:divBdr>
        <w:top w:val="none" w:sz="0" w:space="0" w:color="auto"/>
        <w:left w:val="none" w:sz="0" w:space="0" w:color="auto"/>
        <w:bottom w:val="none" w:sz="0" w:space="0" w:color="auto"/>
        <w:right w:val="none" w:sz="0" w:space="0" w:color="auto"/>
      </w:divBdr>
      <w:divsChild>
        <w:div w:id="1933735448">
          <w:marLeft w:val="547"/>
          <w:marRight w:val="0"/>
          <w:marTop w:val="134"/>
          <w:marBottom w:val="0"/>
          <w:divBdr>
            <w:top w:val="none" w:sz="0" w:space="0" w:color="auto"/>
            <w:left w:val="none" w:sz="0" w:space="0" w:color="auto"/>
            <w:bottom w:val="none" w:sz="0" w:space="0" w:color="auto"/>
            <w:right w:val="none" w:sz="0" w:space="0" w:color="auto"/>
          </w:divBdr>
        </w:div>
        <w:div w:id="136647645">
          <w:marLeft w:val="547"/>
          <w:marRight w:val="0"/>
          <w:marTop w:val="134"/>
          <w:marBottom w:val="0"/>
          <w:divBdr>
            <w:top w:val="none" w:sz="0" w:space="0" w:color="auto"/>
            <w:left w:val="none" w:sz="0" w:space="0" w:color="auto"/>
            <w:bottom w:val="none" w:sz="0" w:space="0" w:color="auto"/>
            <w:right w:val="none" w:sz="0" w:space="0" w:color="auto"/>
          </w:divBdr>
        </w:div>
        <w:div w:id="11301277">
          <w:marLeft w:val="547"/>
          <w:marRight w:val="0"/>
          <w:marTop w:val="134"/>
          <w:marBottom w:val="0"/>
          <w:divBdr>
            <w:top w:val="none" w:sz="0" w:space="0" w:color="auto"/>
            <w:left w:val="none" w:sz="0" w:space="0" w:color="auto"/>
            <w:bottom w:val="none" w:sz="0" w:space="0" w:color="auto"/>
            <w:right w:val="none" w:sz="0" w:space="0" w:color="auto"/>
          </w:divBdr>
        </w:div>
        <w:div w:id="108820908">
          <w:marLeft w:val="547"/>
          <w:marRight w:val="0"/>
          <w:marTop w:val="134"/>
          <w:marBottom w:val="0"/>
          <w:divBdr>
            <w:top w:val="none" w:sz="0" w:space="0" w:color="auto"/>
            <w:left w:val="none" w:sz="0" w:space="0" w:color="auto"/>
            <w:bottom w:val="none" w:sz="0" w:space="0" w:color="auto"/>
            <w:right w:val="none" w:sz="0" w:space="0" w:color="auto"/>
          </w:divBdr>
        </w:div>
      </w:divsChild>
    </w:div>
    <w:div w:id="1707024775">
      <w:bodyDiv w:val="1"/>
      <w:marLeft w:val="0"/>
      <w:marRight w:val="0"/>
      <w:marTop w:val="0"/>
      <w:marBottom w:val="0"/>
      <w:divBdr>
        <w:top w:val="none" w:sz="0" w:space="0" w:color="auto"/>
        <w:left w:val="none" w:sz="0" w:space="0" w:color="auto"/>
        <w:bottom w:val="none" w:sz="0" w:space="0" w:color="auto"/>
        <w:right w:val="none" w:sz="0" w:space="0" w:color="auto"/>
      </w:divBdr>
    </w:div>
    <w:div w:id="1834105718">
      <w:bodyDiv w:val="1"/>
      <w:marLeft w:val="0"/>
      <w:marRight w:val="0"/>
      <w:marTop w:val="0"/>
      <w:marBottom w:val="0"/>
      <w:divBdr>
        <w:top w:val="none" w:sz="0" w:space="0" w:color="auto"/>
        <w:left w:val="none" w:sz="0" w:space="0" w:color="auto"/>
        <w:bottom w:val="none" w:sz="0" w:space="0" w:color="auto"/>
        <w:right w:val="none" w:sz="0" w:space="0" w:color="auto"/>
      </w:divBdr>
    </w:div>
    <w:div w:id="1878858246">
      <w:bodyDiv w:val="1"/>
      <w:marLeft w:val="0"/>
      <w:marRight w:val="0"/>
      <w:marTop w:val="0"/>
      <w:marBottom w:val="0"/>
      <w:divBdr>
        <w:top w:val="none" w:sz="0" w:space="0" w:color="auto"/>
        <w:left w:val="none" w:sz="0" w:space="0" w:color="auto"/>
        <w:bottom w:val="none" w:sz="0" w:space="0" w:color="auto"/>
        <w:right w:val="none" w:sz="0" w:space="0" w:color="auto"/>
      </w:divBdr>
    </w:div>
    <w:div w:id="1951278532">
      <w:bodyDiv w:val="1"/>
      <w:marLeft w:val="0"/>
      <w:marRight w:val="0"/>
      <w:marTop w:val="0"/>
      <w:marBottom w:val="0"/>
      <w:divBdr>
        <w:top w:val="none" w:sz="0" w:space="0" w:color="auto"/>
        <w:left w:val="none" w:sz="0" w:space="0" w:color="auto"/>
        <w:bottom w:val="none" w:sz="0" w:space="0" w:color="auto"/>
        <w:right w:val="none" w:sz="0" w:space="0" w:color="auto"/>
      </w:divBdr>
    </w:div>
    <w:div w:id="1954901432">
      <w:bodyDiv w:val="1"/>
      <w:marLeft w:val="0"/>
      <w:marRight w:val="0"/>
      <w:marTop w:val="0"/>
      <w:marBottom w:val="0"/>
      <w:divBdr>
        <w:top w:val="none" w:sz="0" w:space="0" w:color="auto"/>
        <w:left w:val="none" w:sz="0" w:space="0" w:color="auto"/>
        <w:bottom w:val="none" w:sz="0" w:space="0" w:color="auto"/>
        <w:right w:val="none" w:sz="0" w:space="0" w:color="auto"/>
      </w:divBdr>
      <w:divsChild>
        <w:div w:id="1210921487">
          <w:marLeft w:val="0"/>
          <w:marRight w:val="0"/>
          <w:marTop w:val="0"/>
          <w:marBottom w:val="0"/>
          <w:divBdr>
            <w:top w:val="none" w:sz="0" w:space="0" w:color="auto"/>
            <w:left w:val="none" w:sz="0" w:space="0" w:color="auto"/>
            <w:bottom w:val="none" w:sz="0" w:space="0" w:color="auto"/>
            <w:right w:val="none" w:sz="0" w:space="0" w:color="auto"/>
          </w:divBdr>
        </w:div>
        <w:div w:id="1876308578">
          <w:marLeft w:val="0"/>
          <w:marRight w:val="0"/>
          <w:marTop w:val="0"/>
          <w:marBottom w:val="0"/>
          <w:divBdr>
            <w:top w:val="none" w:sz="0" w:space="0" w:color="auto"/>
            <w:left w:val="none" w:sz="0" w:space="0" w:color="auto"/>
            <w:bottom w:val="none" w:sz="0" w:space="0" w:color="auto"/>
            <w:right w:val="none" w:sz="0" w:space="0" w:color="auto"/>
          </w:divBdr>
        </w:div>
        <w:div w:id="1942256700">
          <w:marLeft w:val="0"/>
          <w:marRight w:val="0"/>
          <w:marTop w:val="0"/>
          <w:marBottom w:val="0"/>
          <w:divBdr>
            <w:top w:val="none" w:sz="0" w:space="0" w:color="auto"/>
            <w:left w:val="none" w:sz="0" w:space="0" w:color="auto"/>
            <w:bottom w:val="none" w:sz="0" w:space="0" w:color="auto"/>
            <w:right w:val="none" w:sz="0" w:space="0" w:color="auto"/>
          </w:divBdr>
        </w:div>
        <w:div w:id="946472855">
          <w:marLeft w:val="0"/>
          <w:marRight w:val="0"/>
          <w:marTop w:val="0"/>
          <w:marBottom w:val="0"/>
          <w:divBdr>
            <w:top w:val="none" w:sz="0" w:space="0" w:color="auto"/>
            <w:left w:val="none" w:sz="0" w:space="0" w:color="auto"/>
            <w:bottom w:val="none" w:sz="0" w:space="0" w:color="auto"/>
            <w:right w:val="none" w:sz="0" w:space="0" w:color="auto"/>
          </w:divBdr>
        </w:div>
        <w:div w:id="772364218">
          <w:marLeft w:val="0"/>
          <w:marRight w:val="0"/>
          <w:marTop w:val="0"/>
          <w:marBottom w:val="0"/>
          <w:divBdr>
            <w:top w:val="none" w:sz="0" w:space="0" w:color="auto"/>
            <w:left w:val="none" w:sz="0" w:space="0" w:color="auto"/>
            <w:bottom w:val="none" w:sz="0" w:space="0" w:color="auto"/>
            <w:right w:val="none" w:sz="0" w:space="0" w:color="auto"/>
          </w:divBdr>
        </w:div>
        <w:div w:id="753405683">
          <w:marLeft w:val="0"/>
          <w:marRight w:val="0"/>
          <w:marTop w:val="0"/>
          <w:marBottom w:val="0"/>
          <w:divBdr>
            <w:top w:val="none" w:sz="0" w:space="0" w:color="auto"/>
            <w:left w:val="none" w:sz="0" w:space="0" w:color="auto"/>
            <w:bottom w:val="none" w:sz="0" w:space="0" w:color="auto"/>
            <w:right w:val="none" w:sz="0" w:space="0" w:color="auto"/>
          </w:divBdr>
        </w:div>
        <w:div w:id="463278002">
          <w:marLeft w:val="0"/>
          <w:marRight w:val="0"/>
          <w:marTop w:val="0"/>
          <w:marBottom w:val="0"/>
          <w:divBdr>
            <w:top w:val="none" w:sz="0" w:space="0" w:color="auto"/>
            <w:left w:val="none" w:sz="0" w:space="0" w:color="auto"/>
            <w:bottom w:val="none" w:sz="0" w:space="0" w:color="auto"/>
            <w:right w:val="none" w:sz="0" w:space="0" w:color="auto"/>
          </w:divBdr>
        </w:div>
        <w:div w:id="575170553">
          <w:marLeft w:val="0"/>
          <w:marRight w:val="0"/>
          <w:marTop w:val="0"/>
          <w:marBottom w:val="0"/>
          <w:divBdr>
            <w:top w:val="none" w:sz="0" w:space="0" w:color="auto"/>
            <w:left w:val="none" w:sz="0" w:space="0" w:color="auto"/>
            <w:bottom w:val="none" w:sz="0" w:space="0" w:color="auto"/>
            <w:right w:val="none" w:sz="0" w:space="0" w:color="auto"/>
          </w:divBdr>
        </w:div>
        <w:div w:id="1936791313">
          <w:marLeft w:val="0"/>
          <w:marRight w:val="0"/>
          <w:marTop w:val="0"/>
          <w:marBottom w:val="0"/>
          <w:divBdr>
            <w:top w:val="none" w:sz="0" w:space="0" w:color="auto"/>
            <w:left w:val="none" w:sz="0" w:space="0" w:color="auto"/>
            <w:bottom w:val="none" w:sz="0" w:space="0" w:color="auto"/>
            <w:right w:val="none" w:sz="0" w:space="0" w:color="auto"/>
          </w:divBdr>
        </w:div>
      </w:divsChild>
    </w:div>
    <w:div w:id="1956866447">
      <w:bodyDiv w:val="1"/>
      <w:marLeft w:val="0"/>
      <w:marRight w:val="0"/>
      <w:marTop w:val="0"/>
      <w:marBottom w:val="0"/>
      <w:divBdr>
        <w:top w:val="none" w:sz="0" w:space="0" w:color="auto"/>
        <w:left w:val="none" w:sz="0" w:space="0" w:color="auto"/>
        <w:bottom w:val="none" w:sz="0" w:space="0" w:color="auto"/>
        <w:right w:val="none" w:sz="0" w:space="0" w:color="auto"/>
      </w:divBdr>
      <w:divsChild>
        <w:div w:id="218975684">
          <w:marLeft w:val="0"/>
          <w:marRight w:val="0"/>
          <w:marTop w:val="0"/>
          <w:marBottom w:val="0"/>
          <w:divBdr>
            <w:top w:val="none" w:sz="0" w:space="0" w:color="auto"/>
            <w:left w:val="none" w:sz="0" w:space="0" w:color="auto"/>
            <w:bottom w:val="none" w:sz="0" w:space="0" w:color="auto"/>
            <w:right w:val="none" w:sz="0" w:space="0" w:color="auto"/>
          </w:divBdr>
          <w:divsChild>
            <w:div w:id="1479034503">
              <w:marLeft w:val="0"/>
              <w:marRight w:val="0"/>
              <w:marTop w:val="0"/>
              <w:marBottom w:val="0"/>
              <w:divBdr>
                <w:top w:val="none" w:sz="0" w:space="0" w:color="auto"/>
                <w:left w:val="none" w:sz="0" w:space="0" w:color="auto"/>
                <w:bottom w:val="none" w:sz="0" w:space="0" w:color="auto"/>
                <w:right w:val="none" w:sz="0" w:space="0" w:color="auto"/>
              </w:divBdr>
            </w:div>
          </w:divsChild>
        </w:div>
        <w:div w:id="858350946">
          <w:marLeft w:val="0"/>
          <w:marRight w:val="0"/>
          <w:marTop w:val="0"/>
          <w:marBottom w:val="0"/>
          <w:divBdr>
            <w:top w:val="none" w:sz="0" w:space="0" w:color="auto"/>
            <w:left w:val="none" w:sz="0" w:space="0" w:color="auto"/>
            <w:bottom w:val="none" w:sz="0" w:space="0" w:color="auto"/>
            <w:right w:val="none" w:sz="0" w:space="0" w:color="auto"/>
          </w:divBdr>
          <w:divsChild>
            <w:div w:id="1431198741">
              <w:marLeft w:val="0"/>
              <w:marRight w:val="0"/>
              <w:marTop w:val="0"/>
              <w:marBottom w:val="0"/>
              <w:divBdr>
                <w:top w:val="none" w:sz="0" w:space="0" w:color="auto"/>
                <w:left w:val="none" w:sz="0" w:space="0" w:color="auto"/>
                <w:bottom w:val="none" w:sz="0" w:space="0" w:color="auto"/>
                <w:right w:val="none" w:sz="0" w:space="0" w:color="auto"/>
              </w:divBdr>
              <w:divsChild>
                <w:div w:id="20269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5056">
      <w:bodyDiv w:val="1"/>
      <w:marLeft w:val="0"/>
      <w:marRight w:val="0"/>
      <w:marTop w:val="0"/>
      <w:marBottom w:val="0"/>
      <w:divBdr>
        <w:top w:val="none" w:sz="0" w:space="0" w:color="auto"/>
        <w:left w:val="none" w:sz="0" w:space="0" w:color="auto"/>
        <w:bottom w:val="none" w:sz="0" w:space="0" w:color="auto"/>
        <w:right w:val="none" w:sz="0" w:space="0" w:color="auto"/>
      </w:divBdr>
      <w:divsChild>
        <w:div w:id="263341838">
          <w:marLeft w:val="0"/>
          <w:marRight w:val="0"/>
          <w:marTop w:val="0"/>
          <w:marBottom w:val="0"/>
          <w:divBdr>
            <w:top w:val="none" w:sz="0" w:space="0" w:color="auto"/>
            <w:left w:val="none" w:sz="0" w:space="0" w:color="auto"/>
            <w:bottom w:val="none" w:sz="0" w:space="0" w:color="auto"/>
            <w:right w:val="none" w:sz="0" w:space="0" w:color="auto"/>
          </w:divBdr>
        </w:div>
        <w:div w:id="2095661907">
          <w:marLeft w:val="0"/>
          <w:marRight w:val="0"/>
          <w:marTop w:val="0"/>
          <w:marBottom w:val="0"/>
          <w:divBdr>
            <w:top w:val="none" w:sz="0" w:space="0" w:color="auto"/>
            <w:left w:val="none" w:sz="0" w:space="0" w:color="auto"/>
            <w:bottom w:val="none" w:sz="0" w:space="0" w:color="auto"/>
            <w:right w:val="none" w:sz="0" w:space="0" w:color="auto"/>
          </w:divBdr>
        </w:div>
        <w:div w:id="1533223555">
          <w:marLeft w:val="0"/>
          <w:marRight w:val="0"/>
          <w:marTop w:val="0"/>
          <w:marBottom w:val="0"/>
          <w:divBdr>
            <w:top w:val="none" w:sz="0" w:space="0" w:color="auto"/>
            <w:left w:val="none" w:sz="0" w:space="0" w:color="auto"/>
            <w:bottom w:val="none" w:sz="0" w:space="0" w:color="auto"/>
            <w:right w:val="none" w:sz="0" w:space="0" w:color="auto"/>
          </w:divBdr>
        </w:div>
        <w:div w:id="490951138">
          <w:marLeft w:val="0"/>
          <w:marRight w:val="0"/>
          <w:marTop w:val="0"/>
          <w:marBottom w:val="0"/>
          <w:divBdr>
            <w:top w:val="none" w:sz="0" w:space="0" w:color="auto"/>
            <w:left w:val="none" w:sz="0" w:space="0" w:color="auto"/>
            <w:bottom w:val="none" w:sz="0" w:space="0" w:color="auto"/>
            <w:right w:val="none" w:sz="0" w:space="0" w:color="auto"/>
          </w:divBdr>
        </w:div>
        <w:div w:id="2005930769">
          <w:marLeft w:val="0"/>
          <w:marRight w:val="0"/>
          <w:marTop w:val="0"/>
          <w:marBottom w:val="0"/>
          <w:divBdr>
            <w:top w:val="none" w:sz="0" w:space="0" w:color="auto"/>
            <w:left w:val="none" w:sz="0" w:space="0" w:color="auto"/>
            <w:bottom w:val="none" w:sz="0" w:space="0" w:color="auto"/>
            <w:right w:val="none" w:sz="0" w:space="0" w:color="auto"/>
          </w:divBdr>
        </w:div>
        <w:div w:id="90975989">
          <w:marLeft w:val="0"/>
          <w:marRight w:val="0"/>
          <w:marTop w:val="0"/>
          <w:marBottom w:val="0"/>
          <w:divBdr>
            <w:top w:val="none" w:sz="0" w:space="0" w:color="auto"/>
            <w:left w:val="none" w:sz="0" w:space="0" w:color="auto"/>
            <w:bottom w:val="none" w:sz="0" w:space="0" w:color="auto"/>
            <w:right w:val="none" w:sz="0" w:space="0" w:color="auto"/>
          </w:divBdr>
        </w:div>
        <w:div w:id="2038846924">
          <w:marLeft w:val="0"/>
          <w:marRight w:val="0"/>
          <w:marTop w:val="0"/>
          <w:marBottom w:val="0"/>
          <w:divBdr>
            <w:top w:val="none" w:sz="0" w:space="0" w:color="auto"/>
            <w:left w:val="none" w:sz="0" w:space="0" w:color="auto"/>
            <w:bottom w:val="none" w:sz="0" w:space="0" w:color="auto"/>
            <w:right w:val="none" w:sz="0" w:space="0" w:color="auto"/>
          </w:divBdr>
        </w:div>
        <w:div w:id="467863344">
          <w:marLeft w:val="0"/>
          <w:marRight w:val="0"/>
          <w:marTop w:val="0"/>
          <w:marBottom w:val="0"/>
          <w:divBdr>
            <w:top w:val="none" w:sz="0" w:space="0" w:color="auto"/>
            <w:left w:val="none" w:sz="0" w:space="0" w:color="auto"/>
            <w:bottom w:val="none" w:sz="0" w:space="0" w:color="auto"/>
            <w:right w:val="none" w:sz="0" w:space="0" w:color="auto"/>
          </w:divBdr>
        </w:div>
        <w:div w:id="1052924034">
          <w:marLeft w:val="0"/>
          <w:marRight w:val="0"/>
          <w:marTop w:val="0"/>
          <w:marBottom w:val="0"/>
          <w:divBdr>
            <w:top w:val="none" w:sz="0" w:space="0" w:color="auto"/>
            <w:left w:val="none" w:sz="0" w:space="0" w:color="auto"/>
            <w:bottom w:val="none" w:sz="0" w:space="0" w:color="auto"/>
            <w:right w:val="none" w:sz="0" w:space="0" w:color="auto"/>
          </w:divBdr>
        </w:div>
        <w:div w:id="223688843">
          <w:marLeft w:val="0"/>
          <w:marRight w:val="0"/>
          <w:marTop w:val="0"/>
          <w:marBottom w:val="0"/>
          <w:divBdr>
            <w:top w:val="none" w:sz="0" w:space="0" w:color="auto"/>
            <w:left w:val="none" w:sz="0" w:space="0" w:color="auto"/>
            <w:bottom w:val="none" w:sz="0" w:space="0" w:color="auto"/>
            <w:right w:val="none" w:sz="0" w:space="0" w:color="auto"/>
          </w:divBdr>
        </w:div>
        <w:div w:id="1214123578">
          <w:marLeft w:val="0"/>
          <w:marRight w:val="0"/>
          <w:marTop w:val="0"/>
          <w:marBottom w:val="0"/>
          <w:divBdr>
            <w:top w:val="none" w:sz="0" w:space="0" w:color="auto"/>
            <w:left w:val="none" w:sz="0" w:space="0" w:color="auto"/>
            <w:bottom w:val="none" w:sz="0" w:space="0" w:color="auto"/>
            <w:right w:val="none" w:sz="0" w:space="0" w:color="auto"/>
          </w:divBdr>
        </w:div>
        <w:div w:id="1657801132">
          <w:marLeft w:val="0"/>
          <w:marRight w:val="0"/>
          <w:marTop w:val="0"/>
          <w:marBottom w:val="0"/>
          <w:divBdr>
            <w:top w:val="none" w:sz="0" w:space="0" w:color="auto"/>
            <w:left w:val="none" w:sz="0" w:space="0" w:color="auto"/>
            <w:bottom w:val="none" w:sz="0" w:space="0" w:color="auto"/>
            <w:right w:val="none" w:sz="0" w:space="0" w:color="auto"/>
          </w:divBdr>
        </w:div>
        <w:div w:id="173153466">
          <w:marLeft w:val="0"/>
          <w:marRight w:val="0"/>
          <w:marTop w:val="0"/>
          <w:marBottom w:val="0"/>
          <w:divBdr>
            <w:top w:val="none" w:sz="0" w:space="0" w:color="auto"/>
            <w:left w:val="none" w:sz="0" w:space="0" w:color="auto"/>
            <w:bottom w:val="none" w:sz="0" w:space="0" w:color="auto"/>
            <w:right w:val="none" w:sz="0" w:space="0" w:color="auto"/>
          </w:divBdr>
        </w:div>
        <w:div w:id="160391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solent.ac.uk/courses/2015/undergraduate/computer-and-video-games-ba/course-details.aspx" TargetMode="External"/><Relationship Id="rId26" Type="http://schemas.openxmlformats.org/officeDocument/2006/relationships/hyperlink" Target="mailto:christian.brindley@solent.ac.uk" TargetMode="External"/><Relationship Id="rId39" Type="http://schemas.microsoft.com/office/2007/relationships/hdphoto" Target="media/hdphoto5.wdp"/><Relationship Id="rId21" Type="http://schemas.openxmlformats.org/officeDocument/2006/relationships/hyperlink" Target="http://portal.solent.ac.uk/documents/fci/student-handbook.pdf?t=1419244898051" TargetMode="External"/><Relationship Id="rId34" Type="http://schemas.openxmlformats.org/officeDocument/2006/relationships/hyperlink" Target="mailto:Nick.Thomas@solent.ac.uk" TargetMode="External"/><Relationship Id="rId42" Type="http://schemas.openxmlformats.org/officeDocument/2006/relationships/hyperlink" Target="mailto:adam.barton@solent.ac.uk" TargetMode="External"/><Relationship Id="rId47" Type="http://schemas.openxmlformats.org/officeDocument/2006/relationships/image" Target="media/image16.png"/><Relationship Id="rId50" Type="http://schemas.openxmlformats.org/officeDocument/2006/relationships/image" Target="media/image17.png"/><Relationship Id="rId55" Type="http://schemas.openxmlformats.org/officeDocument/2006/relationships/image" Target="media/image19.png"/><Relationship Id="rId63" Type="http://schemas.openxmlformats.org/officeDocument/2006/relationships/hyperlink" Target="http://portal.solent.ac.uk/support/students-1st/students-1st.aspx" TargetMode="External"/><Relationship Id="rId68" Type="http://schemas.openxmlformats.org/officeDocument/2006/relationships/header" Target="header2.xml"/><Relationship Id="rId76"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mailto:dave.cobb@solent.ac.uk" TargetMode="External"/><Relationship Id="rId11" Type="http://schemas.openxmlformats.org/officeDocument/2006/relationships/image" Target="cid:DDDB0809-351C-4F92-9E16-FAE11EA84FD5" TargetMode="Externa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hyperlink" Target="mailto:mark.bennett@solent.ac.uk" TargetMode="External"/><Relationship Id="rId40" Type="http://schemas.openxmlformats.org/officeDocument/2006/relationships/hyperlink" Target="mailto:claire.oliver@solent.ac.uk" TargetMode="External"/><Relationship Id="rId45" Type="http://schemas.openxmlformats.org/officeDocument/2006/relationships/hyperlink" Target="mailto:Arran.langmead@solent.ac.uk" TargetMode="External"/><Relationship Id="rId53" Type="http://schemas.openxmlformats.org/officeDocument/2006/relationships/hyperlink" Target="http://portal.solent.ac.uk/support/timetabling-and-rooming/timetabling/timetabling.aspx" TargetMode="External"/><Relationship Id="rId58" Type="http://schemas.openxmlformats.org/officeDocument/2006/relationships/hyperlink" Target="http://portal.solent.ac.uk/documents/academic-services/academic-handbook/section-2/2o-assessment-policy-annex-1-assessment-regulations.pdf?t=1419250586616" TargetMode="External"/><Relationship Id="rId66" Type="http://schemas.openxmlformats.org/officeDocument/2006/relationships/hyperlink" Target="http://portal.solent.ac.uk/support/official-documents/complaints-conduct/student-academic-misconduct.aspx" TargetMode="External"/><Relationship Id="rId74" Type="http://schemas.openxmlformats.org/officeDocument/2006/relationships/header" Target="header4.xml"/><Relationship Id="rId79"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portal.solent.ac.uk/documents/fci/student-handbook.pdf?t=1419244898051" TargetMode="External"/><Relationship Id="rId10" Type="http://schemas.openxmlformats.org/officeDocument/2006/relationships/image" Target="media/image2.jpeg"/><Relationship Id="rId19" Type="http://schemas.openxmlformats.org/officeDocument/2006/relationships/hyperlink" Target="http://www.solent.ac.uk/courses/2015/undergraduate/computing-bsc/course-details.aspx" TargetMode="External"/><Relationship Id="rId31" Type="http://schemas.openxmlformats.org/officeDocument/2006/relationships/hyperlink" Target="mailto:JAMES.TERKEURST@SOLENT.AC.UK" TargetMode="External"/><Relationship Id="rId44" Type="http://schemas.microsoft.com/office/2007/relationships/hdphoto" Target="media/hdphoto6.wdp"/><Relationship Id="rId52" Type="http://schemas.openxmlformats.org/officeDocument/2006/relationships/hyperlink" Target="mailto:sheila.baron@solent.ac.uk" TargetMode="External"/><Relationship Id="rId60" Type="http://schemas.openxmlformats.org/officeDocument/2006/relationships/hyperlink" Target="http://portal.solent.ac.uk/home.aspx" TargetMode="External"/><Relationship Id="rId65" Type="http://schemas.openxmlformats.org/officeDocument/2006/relationships/hyperlink" Target="http://portal.solent.ac.uk/support/one-to-one-student-support/access-solent/access-solent.aspx" TargetMode="External"/><Relationship Id="rId73" Type="http://schemas.openxmlformats.org/officeDocument/2006/relationships/hyperlink" Target="http://www.solent.ac.uk/courses/course-search.aspx"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solent.ac.uk/about/mission-and-values/charter.aspx" TargetMode="External"/><Relationship Id="rId22" Type="http://schemas.openxmlformats.org/officeDocument/2006/relationships/image" Target="media/image7.jpe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15.png"/><Relationship Id="rId48" Type="http://schemas.microsoft.com/office/2007/relationships/hdphoto" Target="media/hdphoto7.wdp"/><Relationship Id="rId56" Type="http://schemas.openxmlformats.org/officeDocument/2006/relationships/hyperlink" Target="http://portal.solent.ac.uk/support/support.aspx" TargetMode="External"/><Relationship Id="rId64" Type="http://schemas.openxmlformats.org/officeDocument/2006/relationships/hyperlink" Target="http://portal.solent.ac.uk/careers/careers.aspx" TargetMode="External"/><Relationship Id="rId69" Type="http://schemas.openxmlformats.org/officeDocument/2006/relationships/footer" Target="footer1.xml"/><Relationship Id="rId77" Type="http://schemas.openxmlformats.org/officeDocument/2006/relationships/image" Target="media/image20.jpeg"/><Relationship Id="rId8" Type="http://schemas.openxmlformats.org/officeDocument/2006/relationships/endnotes" Target="endnotes.xml"/><Relationship Id="rId51" Type="http://schemas.microsoft.com/office/2007/relationships/hdphoto" Target="media/hdphoto8.wdp"/><Relationship Id="rId72" Type="http://schemas.openxmlformats.org/officeDocument/2006/relationships/footer" Target="footer3.xm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www.solent.ac.uk/courses/2016/undergraduate/computer-games-software-development/course-details.aspx" TargetMode="External"/><Relationship Id="rId25" Type="http://schemas.microsoft.com/office/2007/relationships/hdphoto" Target="media/hdphoto1.wdp"/><Relationship Id="rId33" Type="http://schemas.microsoft.com/office/2007/relationships/hdphoto" Target="media/hdphoto3.wdp"/><Relationship Id="rId38" Type="http://schemas.openxmlformats.org/officeDocument/2006/relationships/image" Target="media/image13.png"/><Relationship Id="rId46" Type="http://schemas.openxmlformats.org/officeDocument/2006/relationships/hyperlink" Target="mailto:Nick.hampton@solent.ac.uk" TargetMode="External"/><Relationship Id="rId59" Type="http://schemas.openxmlformats.org/officeDocument/2006/relationships/hyperlink" Target="http://portal.solent.ac.uk/support/official-documents/student-documents/student-documents.aspx" TargetMode="External"/><Relationship Id="rId67" Type="http://schemas.openxmlformats.org/officeDocument/2006/relationships/header" Target="header1.xml"/><Relationship Id="rId20" Type="http://schemas.openxmlformats.org/officeDocument/2006/relationships/hyperlink" Target="http://www.solent.ac.uk/courses/2015/undergraduate/course-categories/computing-games-and-networking-courses.aspx" TargetMode="External"/><Relationship Id="rId41" Type="http://schemas.openxmlformats.org/officeDocument/2006/relationships/image" Target="media/image14.jpeg"/><Relationship Id="rId54" Type="http://schemas.openxmlformats.org/officeDocument/2006/relationships/image" Target="media/image18.jpeg"/><Relationship Id="rId62" Type="http://schemas.openxmlformats.org/officeDocument/2006/relationships/hyperlink" Target="http://mycourse.solent.ac.uk/course/view.php?id=90" TargetMode="External"/><Relationship Id="rId70" Type="http://schemas.openxmlformats.org/officeDocument/2006/relationships/footer" Target="footer2.xm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mailto:BENJAMIN.KENWRIGHT@SOLENT.AC.UK" TargetMode="External"/><Relationship Id="rId28" Type="http://schemas.microsoft.com/office/2007/relationships/hdphoto" Target="media/hdphoto2.wdp"/><Relationship Id="rId36" Type="http://schemas.microsoft.com/office/2007/relationships/hdphoto" Target="media/hdphoto4.wdp"/><Relationship Id="rId49" Type="http://schemas.openxmlformats.org/officeDocument/2006/relationships/hyperlink" Target="mailto:Brian.Dupee@solent.ac.uk" TargetMode="External"/><Relationship Id="rId57" Type="http://schemas.openxmlformats.org/officeDocument/2006/relationships/hyperlink" Target="https://www.dreamspark.com/Student/Default.aspx" TargetMode="Externa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B405D1-BCA8-4381-8B3C-82F8EFA3C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46</Pages>
  <Words>11460</Words>
  <Characters>65323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XXXX COURSE HANDBOOK</vt:lpstr>
    </vt:vector>
  </TitlesOfParts>
  <Company/>
  <LinksUpToDate>false</LinksUpToDate>
  <CharactersWithSpaces>76630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 COURSE HANDBOOK</dc:title>
  <dc:subject>SCHOOL NAME</dc:subject>
  <dc:creator>Claire Hughes</dc:creator>
  <cp:lastModifiedBy>Christian Brindley</cp:lastModifiedBy>
  <cp:revision>31</cp:revision>
  <cp:lastPrinted>2015-08-03T15:27:00Z</cp:lastPrinted>
  <dcterms:created xsi:type="dcterms:W3CDTF">2015-08-12T14:37:00Z</dcterms:created>
  <dcterms:modified xsi:type="dcterms:W3CDTF">2016-09-28T09:39:00Z</dcterms:modified>
</cp:coreProperties>
</file>